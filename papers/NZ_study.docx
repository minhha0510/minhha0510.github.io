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29826" w14:textId="5C12825C" w:rsidR="006B0537" w:rsidRDefault="001877A6" w:rsidP="00D25FA0">
      <w:pPr>
        <w:spacing w:line="480" w:lineRule="auto"/>
        <w:rPr>
          <w:b/>
          <w:bCs/>
        </w:rPr>
      </w:pPr>
      <w:r w:rsidRPr="00134C07">
        <w:rPr>
          <w:b/>
          <w:bCs/>
        </w:rPr>
        <w:t xml:space="preserve">Risk of Poor Glycemic Control </w:t>
      </w:r>
      <w:r w:rsidR="00917015">
        <w:rPr>
          <w:b/>
          <w:bCs/>
        </w:rPr>
        <w:t>in</w:t>
      </w:r>
      <w:r w:rsidRPr="00134C07">
        <w:rPr>
          <w:b/>
          <w:bCs/>
        </w:rPr>
        <w:t xml:space="preserve"> Tamsulosin Versus Finasteride </w:t>
      </w:r>
      <w:r w:rsidR="00AB1651">
        <w:rPr>
          <w:b/>
          <w:bCs/>
        </w:rPr>
        <w:t>Users with</w:t>
      </w:r>
      <w:r w:rsidRPr="00134C07">
        <w:rPr>
          <w:b/>
          <w:bCs/>
        </w:rPr>
        <w:t xml:space="preserve"> Type 2 Diabetes Mellitus</w:t>
      </w:r>
    </w:p>
    <w:p w14:paraId="4F84D40E" w14:textId="77777777" w:rsidR="002A1D9A" w:rsidRPr="00CC49C2" w:rsidRDefault="002A1D9A" w:rsidP="002A1D9A">
      <w:pPr>
        <w:spacing w:line="480" w:lineRule="auto"/>
        <w:rPr>
          <w:rFonts w:eastAsiaTheme="minorEastAsia"/>
          <w:color w:val="FF0000"/>
          <w:vertAlign w:val="superscript"/>
        </w:rPr>
      </w:pPr>
      <w:r w:rsidRPr="00CC49C2">
        <w:rPr>
          <w:rFonts w:eastAsiaTheme="minorEastAsia"/>
          <w:color w:val="FF0000"/>
        </w:rPr>
        <w:t>Minh-Ha Nguyen, MPharm</w:t>
      </w:r>
      <w:r w:rsidRPr="00CC49C2">
        <w:rPr>
          <w:rFonts w:eastAsiaTheme="minorEastAsia"/>
          <w:color w:val="FF0000"/>
          <w:vertAlign w:val="superscript"/>
        </w:rPr>
        <w:t>1,3</w:t>
      </w:r>
      <w:r w:rsidRPr="00CC49C2">
        <w:rPr>
          <w:rFonts w:eastAsiaTheme="minorEastAsia"/>
          <w:color w:val="FF0000"/>
        </w:rPr>
        <w:t>, Maxim S. Petrov, MD, PhD</w:t>
      </w:r>
      <w:r w:rsidRPr="00CC49C2">
        <w:rPr>
          <w:rFonts w:eastAsiaTheme="minorEastAsia"/>
          <w:color w:val="FF0000"/>
          <w:vertAlign w:val="superscript"/>
        </w:rPr>
        <w:t>2</w:t>
      </w:r>
      <w:r w:rsidRPr="00CC49C2">
        <w:rPr>
          <w:rFonts w:eastAsiaTheme="minorEastAsia"/>
          <w:color w:val="FF0000"/>
        </w:rPr>
        <w:t xml:space="preserve">, </w:t>
      </w:r>
      <w:proofErr w:type="spellStart"/>
      <w:r w:rsidRPr="00CC49C2">
        <w:rPr>
          <w:rFonts w:eastAsiaTheme="minorEastAsia"/>
          <w:color w:val="FF0000"/>
        </w:rPr>
        <w:t>Jaelim</w:t>
      </w:r>
      <w:proofErr w:type="spellEnd"/>
      <w:r w:rsidRPr="00CC49C2">
        <w:rPr>
          <w:rFonts w:eastAsiaTheme="minorEastAsia"/>
          <w:color w:val="FF0000"/>
        </w:rPr>
        <w:t xml:space="preserve"> Cho, MD, PhD</w:t>
      </w:r>
      <w:r w:rsidRPr="00CC49C2">
        <w:rPr>
          <w:rFonts w:eastAsiaTheme="minorEastAsia"/>
          <w:color w:val="FF0000"/>
          <w:vertAlign w:val="superscript"/>
        </w:rPr>
        <w:t>3</w:t>
      </w:r>
    </w:p>
    <w:p w14:paraId="35C7EAA3" w14:textId="77777777" w:rsidR="002A1D9A" w:rsidRPr="00CC49C2" w:rsidRDefault="002A1D9A" w:rsidP="002A1D9A">
      <w:pPr>
        <w:spacing w:line="480" w:lineRule="auto"/>
        <w:rPr>
          <w:rFonts w:eastAsiaTheme="minorEastAsia"/>
          <w:color w:val="FF0000"/>
          <w:vertAlign w:val="superscript"/>
        </w:rPr>
      </w:pPr>
    </w:p>
    <w:p w14:paraId="518148FA" w14:textId="77777777" w:rsidR="002A1D9A" w:rsidRPr="00CC49C2" w:rsidRDefault="002A1D9A" w:rsidP="002A1D9A">
      <w:pPr>
        <w:spacing w:line="480" w:lineRule="auto"/>
        <w:rPr>
          <w:rFonts w:eastAsiaTheme="minorEastAsia"/>
          <w:color w:val="FF0000"/>
        </w:rPr>
      </w:pPr>
      <w:r w:rsidRPr="00CC49C2">
        <w:rPr>
          <w:rFonts w:eastAsiaTheme="minorEastAsia" w:hint="eastAsia"/>
          <w:color w:val="FF0000"/>
          <w:vertAlign w:val="superscript"/>
        </w:rPr>
        <w:t>1</w:t>
      </w:r>
      <w:r w:rsidRPr="00CC49C2">
        <w:rPr>
          <w:rFonts w:eastAsiaTheme="minorEastAsia"/>
          <w:color w:val="FF0000"/>
        </w:rPr>
        <w:t xml:space="preserve"> Department of Clinical Pharmacy, University of Medicine and Pharmacy at HCM City, Vietnam</w:t>
      </w:r>
    </w:p>
    <w:p w14:paraId="67D98FE3" w14:textId="77777777" w:rsidR="002A1D9A" w:rsidRPr="00CC49C2" w:rsidRDefault="002A1D9A" w:rsidP="002A1D9A">
      <w:pPr>
        <w:spacing w:line="480" w:lineRule="auto"/>
        <w:rPr>
          <w:rFonts w:eastAsiaTheme="minorEastAsia"/>
          <w:color w:val="FF0000"/>
        </w:rPr>
      </w:pPr>
      <w:r w:rsidRPr="00CC49C2">
        <w:rPr>
          <w:rFonts w:eastAsiaTheme="minorEastAsia" w:hint="eastAsia"/>
          <w:color w:val="FF0000"/>
          <w:vertAlign w:val="superscript"/>
        </w:rPr>
        <w:t>2</w:t>
      </w:r>
      <w:r w:rsidRPr="00CC49C2">
        <w:rPr>
          <w:rFonts w:eastAsiaTheme="minorEastAsia"/>
          <w:color w:val="FF0000"/>
        </w:rPr>
        <w:t xml:space="preserve"> School of Medicine, University of Auckland, New Zealand</w:t>
      </w:r>
    </w:p>
    <w:p w14:paraId="046B3A03" w14:textId="5AB4886D" w:rsidR="00D25FA0" w:rsidRPr="002A1D9A" w:rsidRDefault="002A1D9A" w:rsidP="002A1D9A">
      <w:pPr>
        <w:spacing w:line="480" w:lineRule="auto"/>
        <w:rPr>
          <w:rFonts w:eastAsiaTheme="minorEastAsia"/>
          <w:lang w:val="vi-VN"/>
        </w:rPr>
      </w:pPr>
      <w:r w:rsidRPr="00CC49C2">
        <w:rPr>
          <w:rFonts w:eastAsiaTheme="minorEastAsia" w:hint="eastAsia"/>
          <w:color w:val="FF0000"/>
          <w:vertAlign w:val="superscript"/>
        </w:rPr>
        <w:t>3</w:t>
      </w:r>
      <w:r w:rsidRPr="00CC49C2">
        <w:rPr>
          <w:rFonts w:eastAsiaTheme="minorEastAsia"/>
          <w:color w:val="FF0000"/>
        </w:rPr>
        <w:t xml:space="preserve"> Department of Preventive Medicine, Yonsei University College of Medicine, Seoul, Korea</w:t>
      </w:r>
      <w:r w:rsidR="00D25FA0">
        <w:rPr>
          <w:b/>
          <w:bCs/>
        </w:rPr>
        <w:br w:type="page"/>
      </w:r>
    </w:p>
    <w:p w14:paraId="39927AE0" w14:textId="095009E3" w:rsidR="006B0537" w:rsidRPr="00A95C32" w:rsidRDefault="006B0537" w:rsidP="00D60734">
      <w:pPr>
        <w:spacing w:line="480" w:lineRule="auto"/>
        <w:rPr>
          <w:b/>
          <w:bCs/>
        </w:rPr>
      </w:pPr>
      <w:r w:rsidRPr="00A95C32">
        <w:rPr>
          <w:b/>
          <w:bCs/>
        </w:rPr>
        <w:lastRenderedPageBreak/>
        <w:t>ABSTRACT</w:t>
      </w:r>
    </w:p>
    <w:p w14:paraId="14EC65B0" w14:textId="12FBA13C" w:rsidR="00B928A4" w:rsidRDefault="00DA2FB3" w:rsidP="00BE1592">
      <w:pPr>
        <w:spacing w:line="480" w:lineRule="auto"/>
        <w:rPr>
          <w:bCs/>
        </w:rPr>
      </w:pPr>
      <w:r w:rsidRPr="00CE6887">
        <w:rPr>
          <w:b/>
          <w:bCs/>
        </w:rPr>
        <w:t>Background</w:t>
      </w:r>
      <w:r w:rsidR="00B928A4" w:rsidRPr="00A07061">
        <w:t xml:space="preserve">: </w:t>
      </w:r>
      <w:r w:rsidR="00CF7D1A">
        <w:t xml:space="preserve">There is a high correlation between </w:t>
      </w:r>
      <w:r w:rsidR="008463D2">
        <w:t xml:space="preserve">benign prostatic hyperplasia </w:t>
      </w:r>
      <w:r w:rsidR="00CC6BE5">
        <w:t>(BPH)</w:t>
      </w:r>
      <w:r w:rsidR="00CF7D1A">
        <w:t xml:space="preserve"> and type 2 diabetes. Recent evidence has been conflicted </w:t>
      </w:r>
      <w:proofErr w:type="gramStart"/>
      <w:r w:rsidR="00CF7D1A">
        <w:t>on</w:t>
      </w:r>
      <w:proofErr w:type="gramEnd"/>
      <w:r w:rsidR="00CF7D1A">
        <w:t xml:space="preserve"> the effect of </w:t>
      </w:r>
      <w:r w:rsidR="002F7FEC">
        <w:rPr>
          <w:rFonts w:eastAsiaTheme="minorEastAsia" w:hint="eastAsia"/>
        </w:rPr>
        <w:t>BPH</w:t>
      </w:r>
      <w:r w:rsidR="005C4B8A">
        <w:t xml:space="preserve"> medications </w:t>
      </w:r>
      <w:r w:rsidR="00CF7D1A">
        <w:t xml:space="preserve">on glucose homeostasis. </w:t>
      </w:r>
      <w:r w:rsidR="00CF7D1A" w:rsidRPr="006B7099">
        <w:rPr>
          <w:bCs/>
        </w:rPr>
        <w:t xml:space="preserve">This study </w:t>
      </w:r>
      <w:r w:rsidR="00CF7D1A">
        <w:rPr>
          <w:bCs/>
        </w:rPr>
        <w:t>examined</w:t>
      </w:r>
      <w:r w:rsidR="00CF7D1A" w:rsidRPr="006B7099">
        <w:rPr>
          <w:bCs/>
        </w:rPr>
        <w:t xml:space="preserve"> the risk of poor glycemic control associated with the use of finasteride and tamsulosin</w:t>
      </w:r>
      <w:r w:rsidR="00CF7D1A">
        <w:rPr>
          <w:bCs/>
        </w:rPr>
        <w:t xml:space="preserve"> </w:t>
      </w:r>
      <w:r w:rsidR="00CF7D1A" w:rsidRPr="006B7099">
        <w:rPr>
          <w:bCs/>
        </w:rPr>
        <w:t xml:space="preserve">in individuals with </w:t>
      </w:r>
      <w:r w:rsidR="00CF7D1A">
        <w:t>type 2 diabetes</w:t>
      </w:r>
      <w:r w:rsidR="00CF7D1A" w:rsidRPr="006B7099">
        <w:rPr>
          <w:bCs/>
        </w:rPr>
        <w:t>.</w:t>
      </w:r>
      <w:r w:rsidR="00CF7D1A">
        <w:rPr>
          <w:bCs/>
        </w:rPr>
        <w:t xml:space="preserve"> </w:t>
      </w:r>
    </w:p>
    <w:p w14:paraId="2BEDB6FC" w14:textId="194F229A" w:rsidR="00B928A4" w:rsidRDefault="00B928A4" w:rsidP="00BE1592">
      <w:pPr>
        <w:spacing w:line="480" w:lineRule="auto"/>
        <w:rPr>
          <w:bCs/>
        </w:rPr>
      </w:pPr>
      <w:r>
        <w:rPr>
          <w:b/>
        </w:rPr>
        <w:t xml:space="preserve">Methods: </w:t>
      </w:r>
      <w:r w:rsidR="00CF7D1A">
        <w:rPr>
          <w:bCs/>
        </w:rPr>
        <w:t xml:space="preserve">We </w:t>
      </w:r>
      <w:r w:rsidR="00650908">
        <w:rPr>
          <w:rFonts w:eastAsiaTheme="minorEastAsia" w:hint="eastAsia"/>
          <w:bCs/>
        </w:rPr>
        <w:t>conducted</w:t>
      </w:r>
      <w:r w:rsidR="00650908">
        <w:rPr>
          <w:bCs/>
        </w:rPr>
        <w:t xml:space="preserve"> </w:t>
      </w:r>
      <w:r w:rsidR="00CF7D1A">
        <w:rPr>
          <w:bCs/>
        </w:rPr>
        <w:t>a r</w:t>
      </w:r>
      <w:r w:rsidR="00CF7D1A" w:rsidRPr="006B7099">
        <w:rPr>
          <w:bCs/>
        </w:rPr>
        <w:t>etrospective cohort study</w:t>
      </w:r>
      <w:r w:rsidR="00CF7D1A">
        <w:rPr>
          <w:bCs/>
        </w:rPr>
        <w:t xml:space="preserve"> with a new-user, active-comparator design </w:t>
      </w:r>
      <w:r w:rsidR="002C1D18">
        <w:rPr>
          <w:rFonts w:eastAsiaTheme="minorEastAsia" w:hint="eastAsia"/>
          <w:bCs/>
        </w:rPr>
        <w:t>using</w:t>
      </w:r>
      <w:r w:rsidR="00CF7D1A">
        <w:rPr>
          <w:bCs/>
        </w:rPr>
        <w:t xml:space="preserve"> </w:t>
      </w:r>
      <w:r w:rsidR="00CF7D1A" w:rsidRPr="006B7099">
        <w:rPr>
          <w:bCs/>
        </w:rPr>
        <w:t>nationwide pharmaceutical dispensing and hospitalization databases in New Zealand</w:t>
      </w:r>
      <w:r w:rsidR="00CF7D1A">
        <w:rPr>
          <w:bCs/>
        </w:rPr>
        <w:t xml:space="preserve">. </w:t>
      </w:r>
      <w:r w:rsidR="00CF7D1A" w:rsidRPr="006B7099">
        <w:rPr>
          <w:bCs/>
        </w:rPr>
        <w:t xml:space="preserve">The study cohort </w:t>
      </w:r>
      <w:r w:rsidR="00690790">
        <w:rPr>
          <w:bCs/>
        </w:rPr>
        <w:t xml:space="preserve">was </w:t>
      </w:r>
      <w:r w:rsidR="00CF7D1A" w:rsidRPr="006B7099">
        <w:rPr>
          <w:bCs/>
        </w:rPr>
        <w:t>comprised</w:t>
      </w:r>
      <w:r w:rsidR="00AA42B4">
        <w:rPr>
          <w:bCs/>
        </w:rPr>
        <w:t xml:space="preserve"> of</w:t>
      </w:r>
      <w:r w:rsidR="00CF7D1A" w:rsidRPr="006B7099">
        <w:rPr>
          <w:bCs/>
        </w:rPr>
        <w:t xml:space="preserve"> men with </w:t>
      </w:r>
      <w:r w:rsidR="00CF7D1A">
        <w:t>type 2 diabetes</w:t>
      </w:r>
      <w:r w:rsidR="00690790">
        <w:t xml:space="preserve"> who were</w:t>
      </w:r>
      <w:r w:rsidR="00CF7D1A">
        <w:t xml:space="preserve"> taking </w:t>
      </w:r>
      <w:r w:rsidR="00CF7D1A" w:rsidRPr="006B7099">
        <w:rPr>
          <w:bCs/>
        </w:rPr>
        <w:t>finasteride (n=1,</w:t>
      </w:r>
      <w:r w:rsidR="00CF7D1A">
        <w:rPr>
          <w:bCs/>
        </w:rPr>
        <w:t>259</w:t>
      </w:r>
      <w:r w:rsidR="00CF7D1A" w:rsidRPr="006B7099">
        <w:rPr>
          <w:bCs/>
        </w:rPr>
        <w:t xml:space="preserve">) </w:t>
      </w:r>
      <w:r w:rsidR="00CF7D1A">
        <w:rPr>
          <w:bCs/>
        </w:rPr>
        <w:t>or</w:t>
      </w:r>
      <w:r w:rsidR="00CF7D1A" w:rsidRPr="006B7099">
        <w:rPr>
          <w:bCs/>
        </w:rPr>
        <w:t xml:space="preserve"> tamsulosin (n=</w:t>
      </w:r>
      <w:r w:rsidR="00CF7D1A">
        <w:rPr>
          <w:bCs/>
        </w:rPr>
        <w:t>580</w:t>
      </w:r>
      <w:r w:rsidR="00CF7D1A" w:rsidRPr="006B7099">
        <w:rPr>
          <w:bCs/>
        </w:rPr>
        <w:t>)</w:t>
      </w:r>
      <w:r w:rsidR="00CF7D1A">
        <w:rPr>
          <w:bCs/>
        </w:rPr>
        <w:t xml:space="preserve">. </w:t>
      </w:r>
      <w:r w:rsidR="00CF7D1A" w:rsidRPr="006B7099">
        <w:rPr>
          <w:bCs/>
        </w:rPr>
        <w:t>Inverse probability treatment weighting</w:t>
      </w:r>
      <w:r w:rsidR="001469E2">
        <w:rPr>
          <w:bCs/>
        </w:rPr>
        <w:t xml:space="preserve"> using propensity score</w:t>
      </w:r>
      <w:r w:rsidR="00CF7D1A" w:rsidRPr="006B7099">
        <w:rPr>
          <w:bCs/>
        </w:rPr>
        <w:t xml:space="preserve"> was applied to create a weighted population with balanced baseline covariates</w:t>
      </w:r>
      <w:r w:rsidR="003F7447">
        <w:rPr>
          <w:rFonts w:eastAsiaTheme="minorEastAsia" w:hint="eastAsia"/>
          <w:bCs/>
        </w:rPr>
        <w:t>.</w:t>
      </w:r>
      <w:r w:rsidR="00CF7D1A" w:rsidRPr="006B7099">
        <w:rPr>
          <w:bCs/>
        </w:rPr>
        <w:t xml:space="preserve"> Cox proportional hazard models were fitted to estimate the risk.</w:t>
      </w:r>
    </w:p>
    <w:p w14:paraId="328326B1" w14:textId="57B953F6" w:rsidR="00B928A4" w:rsidRPr="00BE6898" w:rsidRDefault="00DA2FB3" w:rsidP="00BE1592">
      <w:pPr>
        <w:spacing w:line="480" w:lineRule="auto"/>
        <w:rPr>
          <w:bCs/>
          <w:color w:val="000000" w:themeColor="text1"/>
        </w:rPr>
      </w:pPr>
      <w:r>
        <w:rPr>
          <w:rFonts w:eastAsiaTheme="minorEastAsia" w:hint="eastAsia"/>
          <w:b/>
        </w:rPr>
        <w:t>Results</w:t>
      </w:r>
      <w:r w:rsidR="00B928A4">
        <w:rPr>
          <w:b/>
        </w:rPr>
        <w:t>:</w:t>
      </w:r>
      <w:r w:rsidR="00CF7D1A" w:rsidRPr="006B7099">
        <w:rPr>
          <w:bCs/>
        </w:rPr>
        <w:t xml:space="preserve"> </w:t>
      </w:r>
      <w:r w:rsidR="00B6119A" w:rsidRPr="00284ECC">
        <w:t xml:space="preserve">During </w:t>
      </w:r>
      <w:r w:rsidR="00B6119A">
        <w:t xml:space="preserve">a median </w:t>
      </w:r>
      <w:r w:rsidR="00B6119A" w:rsidRPr="00284ECC">
        <w:t>follow-up of</w:t>
      </w:r>
      <w:r w:rsidR="00B6119A">
        <w:t xml:space="preserve"> 2.4</w:t>
      </w:r>
      <w:r w:rsidR="00B6119A" w:rsidRPr="00284ECC">
        <w:t xml:space="preserve"> years for finasteride users and </w:t>
      </w:r>
      <w:r w:rsidR="00B6119A">
        <w:t>1.6</w:t>
      </w:r>
      <w:r w:rsidR="00B6119A" w:rsidRPr="00284ECC">
        <w:t xml:space="preserve"> years for tamsulosin users, </w:t>
      </w:r>
      <w:r w:rsidR="00B6119A">
        <w:t>incidence rates were 564 per 10,000 person-years and 409 per 10,000 person-year</w:t>
      </w:r>
      <w:r w:rsidR="00B6119A">
        <w:rPr>
          <w:rFonts w:eastAsiaTheme="minorEastAsia" w:hint="eastAsia"/>
        </w:rPr>
        <w:t>s</w:t>
      </w:r>
      <w:r w:rsidR="00B6119A">
        <w:t xml:space="preserve"> </w:t>
      </w:r>
      <w:r w:rsidR="00B6119A">
        <w:rPr>
          <w:rFonts w:eastAsiaTheme="minorEastAsia" w:hint="eastAsia"/>
        </w:rPr>
        <w:t>in tamsulosin users and finasteride users, respectively.</w:t>
      </w:r>
      <w:r w:rsidR="00B6119A">
        <w:t xml:space="preserve"> </w:t>
      </w:r>
      <w:r w:rsidR="00CF7D1A" w:rsidRPr="00BE6898">
        <w:rPr>
          <w:bCs/>
          <w:color w:val="000000" w:themeColor="text1"/>
        </w:rPr>
        <w:t xml:space="preserve">After applying inverse probability treatment weighting, tamsulosin users </w:t>
      </w:r>
      <w:r w:rsidR="00BB558E" w:rsidRPr="00BE6898">
        <w:rPr>
          <w:rFonts w:eastAsiaTheme="minorEastAsia" w:hint="eastAsia"/>
          <w:bCs/>
          <w:color w:val="000000" w:themeColor="text1"/>
        </w:rPr>
        <w:t>w</w:t>
      </w:r>
      <w:r w:rsidR="002D4E73" w:rsidRPr="00BE6898">
        <w:rPr>
          <w:rFonts w:eastAsiaTheme="minorEastAsia" w:hint="eastAsia"/>
          <w:bCs/>
          <w:color w:val="000000" w:themeColor="text1"/>
        </w:rPr>
        <w:t>ere</w:t>
      </w:r>
      <w:r w:rsidR="00BB558E" w:rsidRPr="00BE6898">
        <w:rPr>
          <w:rFonts w:eastAsiaTheme="minorEastAsia" w:hint="eastAsia"/>
          <w:bCs/>
          <w:color w:val="000000" w:themeColor="text1"/>
        </w:rPr>
        <w:t xml:space="preserve"> not at</w:t>
      </w:r>
      <w:r w:rsidR="00BB558E" w:rsidRPr="00BE6898">
        <w:rPr>
          <w:bCs/>
          <w:color w:val="000000" w:themeColor="text1"/>
        </w:rPr>
        <w:t xml:space="preserve"> </w:t>
      </w:r>
      <w:r w:rsidR="00D22778" w:rsidRPr="00BE6898">
        <w:rPr>
          <w:bCs/>
          <w:color w:val="000000" w:themeColor="text1"/>
        </w:rPr>
        <w:t xml:space="preserve">a </w:t>
      </w:r>
      <w:r w:rsidR="00BB558E" w:rsidRPr="00BE6898">
        <w:rPr>
          <w:rFonts w:eastAsiaTheme="minorEastAsia" w:hint="eastAsia"/>
          <w:bCs/>
          <w:color w:val="000000" w:themeColor="text1"/>
        </w:rPr>
        <w:t xml:space="preserve">significantly </w:t>
      </w:r>
      <w:r w:rsidR="00D22778" w:rsidRPr="00BE6898">
        <w:rPr>
          <w:bCs/>
          <w:color w:val="000000" w:themeColor="text1"/>
        </w:rPr>
        <w:t xml:space="preserve">higher </w:t>
      </w:r>
      <w:r w:rsidR="00BB558E" w:rsidRPr="00BE6898">
        <w:rPr>
          <w:bCs/>
          <w:color w:val="000000" w:themeColor="text1"/>
        </w:rPr>
        <w:t xml:space="preserve">risk of </w:t>
      </w:r>
      <w:r w:rsidR="00CF7D1A" w:rsidRPr="00BE6898">
        <w:rPr>
          <w:bCs/>
          <w:color w:val="000000" w:themeColor="text1"/>
        </w:rPr>
        <w:t xml:space="preserve">poor glycemic control </w:t>
      </w:r>
      <w:r w:rsidR="00BB558E" w:rsidRPr="00BE6898">
        <w:rPr>
          <w:bCs/>
          <w:color w:val="000000" w:themeColor="text1"/>
        </w:rPr>
        <w:t>compared with finasteride users</w:t>
      </w:r>
      <w:r w:rsidR="00BB558E" w:rsidRPr="00BE6898">
        <w:rPr>
          <w:color w:val="000000" w:themeColor="text1"/>
        </w:rPr>
        <w:t xml:space="preserve"> </w:t>
      </w:r>
      <w:r w:rsidR="00C15E8E" w:rsidRPr="00BE6898">
        <w:rPr>
          <w:color w:val="000000" w:themeColor="text1"/>
        </w:rPr>
        <w:t>(weighted hazard ratio 1.27, 95% confidence interval 0.95–1.72)</w:t>
      </w:r>
      <w:r w:rsidR="00CF7D1A" w:rsidRPr="00BE6898">
        <w:rPr>
          <w:bCs/>
          <w:color w:val="000000" w:themeColor="text1"/>
        </w:rPr>
        <w:t xml:space="preserve">. </w:t>
      </w:r>
      <w:r w:rsidR="00235143" w:rsidRPr="00BE6898">
        <w:rPr>
          <w:rFonts w:eastAsiaTheme="minorEastAsia" w:hint="eastAsia"/>
          <w:bCs/>
          <w:color w:val="000000" w:themeColor="text1"/>
        </w:rPr>
        <w:t>S</w:t>
      </w:r>
      <w:r w:rsidR="00CF7D1A" w:rsidRPr="00BE6898">
        <w:rPr>
          <w:bCs/>
          <w:color w:val="000000" w:themeColor="text1"/>
        </w:rPr>
        <w:t xml:space="preserve">ensitivity analyses to address confounding and protopathic bias showed similar </w:t>
      </w:r>
      <w:r w:rsidR="008A4280" w:rsidRPr="00BE6898">
        <w:rPr>
          <w:rFonts w:eastAsiaTheme="minorEastAsia" w:hint="eastAsia"/>
          <w:bCs/>
          <w:color w:val="000000" w:themeColor="text1"/>
        </w:rPr>
        <w:t>risks</w:t>
      </w:r>
      <w:r w:rsidR="00CF7D1A" w:rsidRPr="00BE6898">
        <w:rPr>
          <w:bCs/>
          <w:color w:val="000000" w:themeColor="text1"/>
        </w:rPr>
        <w:t xml:space="preserve">. </w:t>
      </w:r>
    </w:p>
    <w:p w14:paraId="3162E41D" w14:textId="5E2A7679" w:rsidR="00D06D0B" w:rsidRPr="00BE6898" w:rsidRDefault="00DA2FB3" w:rsidP="00BE1592">
      <w:pPr>
        <w:spacing w:line="480" w:lineRule="auto"/>
        <w:rPr>
          <w:bCs/>
          <w:color w:val="000000" w:themeColor="text1"/>
        </w:rPr>
      </w:pPr>
      <w:r w:rsidRPr="00BE6898">
        <w:rPr>
          <w:rFonts w:eastAsiaTheme="minorEastAsia" w:hint="eastAsia"/>
          <w:b/>
          <w:color w:val="000000" w:themeColor="text1"/>
        </w:rPr>
        <w:t>Conclusions</w:t>
      </w:r>
      <w:r w:rsidR="00B928A4" w:rsidRPr="00BE6898">
        <w:rPr>
          <w:b/>
          <w:color w:val="000000" w:themeColor="text1"/>
        </w:rPr>
        <w:t>:</w:t>
      </w:r>
      <w:r w:rsidR="00CF7D1A" w:rsidRPr="00BE6898">
        <w:rPr>
          <w:bCs/>
          <w:color w:val="000000" w:themeColor="text1"/>
        </w:rPr>
        <w:t xml:space="preserve"> </w:t>
      </w:r>
      <w:r w:rsidR="008F7C25" w:rsidRPr="00BE6898">
        <w:rPr>
          <w:rFonts w:eastAsiaTheme="minorEastAsia" w:hint="eastAsia"/>
          <w:bCs/>
          <w:color w:val="000000" w:themeColor="text1"/>
        </w:rPr>
        <w:t>W</w:t>
      </w:r>
      <w:r w:rsidR="00CF7D1A" w:rsidRPr="00BE6898">
        <w:rPr>
          <w:bCs/>
          <w:color w:val="000000" w:themeColor="text1"/>
        </w:rPr>
        <w:t>e found</w:t>
      </w:r>
      <w:r w:rsidR="00EF72A3" w:rsidRPr="00BE6898">
        <w:rPr>
          <w:rFonts w:eastAsiaTheme="minorEastAsia" w:hint="eastAsia"/>
          <w:bCs/>
          <w:color w:val="000000" w:themeColor="text1"/>
        </w:rPr>
        <w:t xml:space="preserve"> that there was a non-differential risk of poor glycemic control between </w:t>
      </w:r>
      <w:r w:rsidR="00F501AA" w:rsidRPr="00BE6898">
        <w:rPr>
          <w:bCs/>
          <w:color w:val="000000" w:themeColor="text1"/>
        </w:rPr>
        <w:t xml:space="preserve">tamsulosin users </w:t>
      </w:r>
      <w:r w:rsidR="00EF72A3" w:rsidRPr="00BE6898">
        <w:rPr>
          <w:rFonts w:eastAsiaTheme="minorEastAsia" w:hint="eastAsia"/>
          <w:bCs/>
          <w:color w:val="000000" w:themeColor="text1"/>
        </w:rPr>
        <w:t>and</w:t>
      </w:r>
      <w:r w:rsidR="00F501AA" w:rsidRPr="00BE6898">
        <w:rPr>
          <w:bCs/>
          <w:color w:val="000000" w:themeColor="text1"/>
        </w:rPr>
        <w:t xml:space="preserve"> finasteride users</w:t>
      </w:r>
      <w:r w:rsidR="00A174C2" w:rsidRPr="00BE6898">
        <w:rPr>
          <w:color w:val="000000" w:themeColor="text1"/>
        </w:rPr>
        <w:t xml:space="preserve"> over </w:t>
      </w:r>
      <w:r w:rsidR="0040587F" w:rsidRPr="00BE6898">
        <w:rPr>
          <w:color w:val="000000" w:themeColor="text1"/>
        </w:rPr>
        <w:t>long-term usage</w:t>
      </w:r>
      <w:r w:rsidR="00A174C2" w:rsidRPr="00BE6898">
        <w:rPr>
          <w:color w:val="000000" w:themeColor="text1"/>
        </w:rPr>
        <w:t xml:space="preserve">. </w:t>
      </w:r>
    </w:p>
    <w:p w14:paraId="3E0EAC84" w14:textId="77777777" w:rsidR="00BC4AE9" w:rsidRDefault="00BC4AE9" w:rsidP="00BE1592">
      <w:pPr>
        <w:spacing w:line="480" w:lineRule="auto"/>
        <w:rPr>
          <w:bCs/>
        </w:rPr>
      </w:pPr>
    </w:p>
    <w:p w14:paraId="3F32790F" w14:textId="3BA79E0E" w:rsidR="00B928A4" w:rsidRDefault="00B928A4" w:rsidP="00B928A4">
      <w:pPr>
        <w:spacing w:line="480" w:lineRule="auto"/>
      </w:pPr>
      <w:r>
        <w:rPr>
          <w:b/>
          <w:bCs/>
        </w:rPr>
        <w:t>Keywords.</w:t>
      </w:r>
      <w:r>
        <w:t xml:space="preserve"> finasteride, tamsulosin, type 2 diabetes, 5-alpha reductase, alpha blocker</w:t>
      </w:r>
    </w:p>
    <w:p w14:paraId="78A3AC6D" w14:textId="77777777" w:rsidR="003930BD" w:rsidRDefault="003930BD">
      <w:pPr>
        <w:rPr>
          <w:ins w:id="0" w:author="Jaelim Cho" w:date="2024-11-26T13:05:00Z" w16du:dateUtc="2024-11-26T04:05:00Z"/>
          <w:b/>
          <w:bCs/>
        </w:rPr>
      </w:pPr>
      <w:ins w:id="1" w:author="Jaelim Cho" w:date="2024-11-26T13:05:00Z" w16du:dateUtc="2024-11-26T04:05:00Z">
        <w:r>
          <w:rPr>
            <w:b/>
            <w:bCs/>
          </w:rPr>
          <w:br w:type="page"/>
        </w:r>
      </w:ins>
    </w:p>
    <w:p w14:paraId="6337695F" w14:textId="11655CBE" w:rsidR="00620AF7" w:rsidRPr="00D60734" w:rsidRDefault="006F07B3" w:rsidP="00D60734">
      <w:r w:rsidRPr="00A95C32">
        <w:rPr>
          <w:b/>
          <w:bCs/>
        </w:rPr>
        <w:lastRenderedPageBreak/>
        <w:t>INTRODUCTIO</w:t>
      </w:r>
      <w:r w:rsidR="00783DBB">
        <w:rPr>
          <w:b/>
          <w:bCs/>
        </w:rPr>
        <w:t>N</w:t>
      </w:r>
    </w:p>
    <w:p w14:paraId="5FA5A3FD" w14:textId="32D4FDD6" w:rsidR="00027C5B" w:rsidRPr="004A4BF0" w:rsidRDefault="00D34F3B" w:rsidP="00193411">
      <w:pPr>
        <w:pStyle w:val="Heading1"/>
        <w:numPr>
          <w:ilvl w:val="0"/>
          <w:numId w:val="0"/>
        </w:numPr>
        <w:spacing w:line="480" w:lineRule="auto"/>
        <w:jc w:val="left"/>
        <w:rPr>
          <w:rFonts w:ascii="Times New Roman" w:hAnsi="Times New Roman" w:cs="Times New Roman"/>
          <w:b w:val="0"/>
          <w:iCs/>
          <w:color w:val="000000" w:themeColor="text1"/>
          <w:kern w:val="0"/>
          <w:sz w:val="24"/>
          <w:szCs w:val="24"/>
        </w:rPr>
      </w:pPr>
      <w:r w:rsidRPr="008A0670">
        <w:rPr>
          <w:rFonts w:ascii="Times New Roman" w:hAnsi="Times New Roman" w:cs="Times New Roman"/>
          <w:b w:val="0"/>
          <w:iCs/>
          <w:color w:val="000000" w:themeColor="text1"/>
          <w:kern w:val="0"/>
          <w:sz w:val="24"/>
          <w:szCs w:val="24"/>
        </w:rPr>
        <w:t>Benign prostat</w:t>
      </w:r>
      <w:r w:rsidR="00D261D1">
        <w:rPr>
          <w:rFonts w:ascii="Times New Roman" w:hAnsi="Times New Roman" w:cs="Times New Roman"/>
          <w:b w:val="0"/>
          <w:iCs/>
          <w:color w:val="000000" w:themeColor="text1"/>
          <w:kern w:val="0"/>
          <w:sz w:val="24"/>
          <w:szCs w:val="24"/>
        </w:rPr>
        <w:t>ic</w:t>
      </w:r>
      <w:r w:rsidRPr="008A0670">
        <w:rPr>
          <w:rFonts w:ascii="Times New Roman" w:hAnsi="Times New Roman" w:cs="Times New Roman"/>
          <w:b w:val="0"/>
          <w:iCs/>
          <w:color w:val="000000" w:themeColor="text1"/>
          <w:kern w:val="0"/>
          <w:sz w:val="24"/>
          <w:szCs w:val="24"/>
        </w:rPr>
        <w:t xml:space="preserve"> hyperplasia (BPH)</w:t>
      </w:r>
      <w:r w:rsidR="00570DEF">
        <w:rPr>
          <w:rFonts w:ascii="Times New Roman" w:hAnsi="Times New Roman" w:cs="Times New Roman"/>
          <w:b w:val="0"/>
          <w:iCs/>
          <w:color w:val="000000" w:themeColor="text1"/>
          <w:kern w:val="0"/>
          <w:sz w:val="24"/>
          <w:szCs w:val="24"/>
        </w:rPr>
        <w:t xml:space="preserve"> is</w:t>
      </w:r>
      <w:r w:rsidRPr="008A0670">
        <w:rPr>
          <w:rFonts w:ascii="Times New Roman" w:hAnsi="Times New Roman" w:cs="Times New Roman"/>
          <w:b w:val="0"/>
          <w:iCs/>
          <w:color w:val="000000" w:themeColor="text1"/>
          <w:kern w:val="0"/>
          <w:sz w:val="24"/>
          <w:szCs w:val="24"/>
        </w:rPr>
        <w:t xml:space="preserve"> </w:t>
      </w:r>
      <w:r w:rsidR="00E312D9" w:rsidRPr="00E312D9">
        <w:rPr>
          <w:rFonts w:ascii="Times New Roman" w:hAnsi="Times New Roman" w:cs="Times New Roman"/>
          <w:b w:val="0"/>
          <w:iCs/>
          <w:color w:val="000000" w:themeColor="text1"/>
          <w:kern w:val="0"/>
          <w:sz w:val="24"/>
          <w:szCs w:val="24"/>
        </w:rPr>
        <w:t>one of the most common urologica</w:t>
      </w:r>
      <w:r w:rsidR="00770BF5">
        <w:rPr>
          <w:rFonts w:ascii="Times New Roman" w:hAnsi="Times New Roman" w:cs="Times New Roman"/>
          <w:b w:val="0"/>
          <w:iCs/>
          <w:color w:val="000000" w:themeColor="text1"/>
          <w:kern w:val="0"/>
          <w:sz w:val="24"/>
          <w:szCs w:val="24"/>
        </w:rPr>
        <w:t xml:space="preserve">l </w:t>
      </w:r>
      <w:r w:rsidR="00BD4A9D">
        <w:rPr>
          <w:rFonts w:ascii="Times New Roman" w:hAnsi="Times New Roman" w:cs="Times New Roman"/>
          <w:b w:val="0"/>
          <w:iCs/>
          <w:color w:val="000000" w:themeColor="text1"/>
          <w:kern w:val="0"/>
          <w:sz w:val="24"/>
          <w:szCs w:val="24"/>
        </w:rPr>
        <w:t>problems</w:t>
      </w:r>
      <w:r w:rsidR="00770BF5">
        <w:rPr>
          <w:rFonts w:ascii="Times New Roman" w:hAnsi="Times New Roman" w:cs="Times New Roman"/>
          <w:b w:val="0"/>
          <w:iCs/>
          <w:color w:val="000000" w:themeColor="text1"/>
          <w:kern w:val="0"/>
          <w:sz w:val="24"/>
          <w:szCs w:val="24"/>
        </w:rPr>
        <w:t xml:space="preserve"> in</w:t>
      </w:r>
      <w:r w:rsidR="00E312D9" w:rsidRPr="00E312D9">
        <w:rPr>
          <w:rFonts w:ascii="Times New Roman" w:hAnsi="Times New Roman" w:cs="Times New Roman"/>
          <w:b w:val="0"/>
          <w:iCs/>
          <w:color w:val="000000" w:themeColor="text1"/>
          <w:kern w:val="0"/>
          <w:sz w:val="24"/>
          <w:szCs w:val="24"/>
        </w:rPr>
        <w:t xml:space="preserve"> men</w:t>
      </w:r>
      <w:r w:rsidR="00570DEF">
        <w:rPr>
          <w:rFonts w:ascii="Times New Roman" w:hAnsi="Times New Roman" w:cs="Times New Roman"/>
          <w:b w:val="0"/>
          <w:iCs/>
          <w:color w:val="000000" w:themeColor="text1"/>
          <w:kern w:val="0"/>
          <w:sz w:val="24"/>
          <w:szCs w:val="24"/>
        </w:rPr>
        <w:t>.</w:t>
      </w:r>
      <w:r w:rsidRPr="008A0670">
        <w:rPr>
          <w:rFonts w:ascii="Times New Roman" w:hAnsi="Times New Roman" w:cs="Times New Roman"/>
          <w:b w:val="0"/>
          <w:iCs/>
          <w:color w:val="000000" w:themeColor="text1"/>
          <w:kern w:val="0"/>
          <w:sz w:val="24"/>
          <w:szCs w:val="24"/>
        </w:rPr>
        <w:t xml:space="preserve"> </w:t>
      </w:r>
      <w:r w:rsidR="00570DEF">
        <w:rPr>
          <w:rFonts w:ascii="Times New Roman" w:hAnsi="Times New Roman" w:cs="Times New Roman"/>
          <w:b w:val="0"/>
          <w:iCs/>
          <w:color w:val="000000" w:themeColor="text1"/>
          <w:kern w:val="0"/>
          <w:sz w:val="24"/>
          <w:szCs w:val="24"/>
        </w:rPr>
        <w:t>The</w:t>
      </w:r>
      <w:r w:rsidR="0095465C">
        <w:rPr>
          <w:rFonts w:ascii="Times New Roman" w:hAnsi="Times New Roman" w:cs="Times New Roman"/>
          <w:b w:val="0"/>
          <w:iCs/>
          <w:color w:val="000000" w:themeColor="text1"/>
          <w:kern w:val="0"/>
          <w:sz w:val="24"/>
          <w:szCs w:val="24"/>
        </w:rPr>
        <w:t xml:space="preserve"> </w:t>
      </w:r>
      <w:r w:rsidR="00F6029A">
        <w:rPr>
          <w:rFonts w:ascii="Times New Roman" w:hAnsi="Times New Roman" w:cs="Times New Roman"/>
          <w:b w:val="0"/>
          <w:iCs/>
          <w:color w:val="000000" w:themeColor="text1"/>
          <w:kern w:val="0"/>
          <w:sz w:val="24"/>
          <w:szCs w:val="24"/>
        </w:rPr>
        <w:t xml:space="preserve">global </w:t>
      </w:r>
      <w:r w:rsidR="00F6029A" w:rsidRPr="008A0670">
        <w:rPr>
          <w:rFonts w:ascii="Times New Roman" w:hAnsi="Times New Roman" w:cs="Times New Roman"/>
          <w:b w:val="0"/>
          <w:iCs/>
          <w:color w:val="000000" w:themeColor="text1"/>
          <w:kern w:val="0"/>
          <w:sz w:val="24"/>
          <w:szCs w:val="24"/>
        </w:rPr>
        <w:t>prevalence</w:t>
      </w:r>
      <w:r w:rsidR="00570DEF">
        <w:rPr>
          <w:rFonts w:ascii="Times New Roman" w:hAnsi="Times New Roman" w:cs="Times New Roman"/>
          <w:b w:val="0"/>
          <w:iCs/>
          <w:color w:val="000000" w:themeColor="text1"/>
          <w:kern w:val="0"/>
          <w:sz w:val="24"/>
          <w:szCs w:val="24"/>
        </w:rPr>
        <w:t xml:space="preserve"> of BPH </w:t>
      </w:r>
      <w:r w:rsidR="005A74E2">
        <w:rPr>
          <w:rFonts w:ascii="Times New Roman" w:hAnsi="Times New Roman" w:cs="Times New Roman"/>
          <w:b w:val="0"/>
          <w:iCs/>
          <w:color w:val="000000" w:themeColor="text1"/>
          <w:kern w:val="0"/>
          <w:sz w:val="24"/>
          <w:szCs w:val="24"/>
        </w:rPr>
        <w:t>increased</w:t>
      </w:r>
      <w:r w:rsidR="00B54406">
        <w:rPr>
          <w:rFonts w:ascii="Times New Roman" w:hAnsi="Times New Roman" w:cs="Times New Roman"/>
          <w:b w:val="0"/>
          <w:iCs/>
          <w:color w:val="000000" w:themeColor="text1"/>
          <w:kern w:val="0"/>
          <w:sz w:val="24"/>
          <w:szCs w:val="24"/>
        </w:rPr>
        <w:t xml:space="preserve"> </w:t>
      </w:r>
      <w:r w:rsidRPr="008A0670">
        <w:rPr>
          <w:rFonts w:ascii="Times New Roman" w:hAnsi="Times New Roman" w:cs="Times New Roman"/>
          <w:b w:val="0"/>
          <w:iCs/>
          <w:color w:val="000000" w:themeColor="text1"/>
          <w:kern w:val="0"/>
          <w:sz w:val="24"/>
          <w:szCs w:val="24"/>
        </w:rPr>
        <w:t>from 51.1 million cases in 2000 to 94 million cases in 2019</w:t>
      </w:r>
      <w:r w:rsidR="000A2B74">
        <w:rPr>
          <w:rFonts w:ascii="Times New Roman" w:hAnsi="Times New Roman" w:cs="Times New Roman"/>
          <w:b w:val="0"/>
          <w:iCs/>
          <w:color w:val="000000" w:themeColor="text1"/>
          <w:kern w:val="0"/>
          <w:sz w:val="24"/>
          <w:szCs w:val="24"/>
        </w:rPr>
        <w:t>.</w:t>
      </w:r>
      <w:r w:rsidRPr="008A0670">
        <w:rPr>
          <w:rFonts w:ascii="Times New Roman" w:hAnsi="Times New Roman" w:cs="Times New Roman"/>
          <w:b w:val="0"/>
          <w:iCs/>
          <w:color w:val="000000" w:themeColor="text1"/>
          <w:kern w:val="0"/>
          <w:sz w:val="24"/>
          <w:szCs w:val="24"/>
        </w:rPr>
        <w:t xml:space="preserve"> </w:t>
      </w:r>
      <w:r w:rsidR="000A2B74">
        <w:rPr>
          <w:rFonts w:ascii="Times New Roman" w:hAnsi="Times New Roman" w:cs="Times New Roman"/>
          <w:b w:val="0"/>
          <w:iCs/>
          <w:color w:val="000000" w:themeColor="text1"/>
          <w:kern w:val="0"/>
          <w:sz w:val="24"/>
          <w:szCs w:val="24"/>
        </w:rPr>
        <w:t>In addition,</w:t>
      </w:r>
      <w:r w:rsidR="000A5301">
        <w:rPr>
          <w:rFonts w:ascii="Times New Roman" w:hAnsi="Times New Roman" w:cs="Times New Roman"/>
          <w:b w:val="0"/>
          <w:iCs/>
          <w:color w:val="000000" w:themeColor="text1"/>
          <w:kern w:val="0"/>
          <w:sz w:val="24"/>
          <w:szCs w:val="24"/>
        </w:rPr>
        <w:t xml:space="preserve"> its </w:t>
      </w:r>
      <w:r w:rsidR="006B041B">
        <w:rPr>
          <w:rFonts w:ascii="Times New Roman" w:hAnsi="Times New Roman" w:cs="Times New Roman"/>
          <w:b w:val="0"/>
          <w:iCs/>
          <w:color w:val="000000" w:themeColor="text1"/>
          <w:kern w:val="0"/>
          <w:sz w:val="24"/>
          <w:szCs w:val="24"/>
        </w:rPr>
        <w:t xml:space="preserve">heavy </w:t>
      </w:r>
      <w:r w:rsidR="005A74E2">
        <w:rPr>
          <w:rFonts w:ascii="Times New Roman" w:hAnsi="Times New Roman" w:cs="Times New Roman"/>
          <w:b w:val="0"/>
          <w:iCs/>
          <w:color w:val="000000" w:themeColor="text1"/>
          <w:kern w:val="0"/>
          <w:sz w:val="24"/>
          <w:szCs w:val="24"/>
        </w:rPr>
        <w:t>burden is</w:t>
      </w:r>
      <w:r w:rsidRPr="008A0670">
        <w:rPr>
          <w:rFonts w:ascii="Times New Roman" w:hAnsi="Times New Roman" w:cs="Times New Roman"/>
          <w:b w:val="0"/>
          <w:iCs/>
          <w:color w:val="000000" w:themeColor="text1"/>
          <w:kern w:val="0"/>
          <w:sz w:val="24"/>
          <w:szCs w:val="24"/>
        </w:rPr>
        <w:t xml:space="preserve"> </w:t>
      </w:r>
      <w:r w:rsidR="00193411">
        <w:rPr>
          <w:rFonts w:ascii="Times New Roman" w:hAnsi="Times New Roman" w:cs="Times New Roman"/>
          <w:b w:val="0"/>
          <w:iCs/>
          <w:color w:val="000000" w:themeColor="text1"/>
          <w:kern w:val="0"/>
          <w:sz w:val="24"/>
          <w:szCs w:val="24"/>
        </w:rPr>
        <w:t xml:space="preserve">also </w:t>
      </w:r>
      <w:r w:rsidR="006B041B">
        <w:rPr>
          <w:rFonts w:ascii="Times New Roman" w:hAnsi="Times New Roman" w:cs="Times New Roman"/>
          <w:b w:val="0"/>
          <w:iCs/>
          <w:color w:val="000000" w:themeColor="text1"/>
          <w:kern w:val="0"/>
          <w:sz w:val="24"/>
          <w:szCs w:val="24"/>
        </w:rPr>
        <w:t>projected</w:t>
      </w:r>
      <w:r w:rsidR="006B041B" w:rsidRPr="008A0670">
        <w:rPr>
          <w:rFonts w:ascii="Times New Roman" w:hAnsi="Times New Roman" w:cs="Times New Roman"/>
          <w:b w:val="0"/>
          <w:iCs/>
          <w:color w:val="000000" w:themeColor="text1"/>
          <w:kern w:val="0"/>
          <w:sz w:val="24"/>
          <w:szCs w:val="24"/>
        </w:rPr>
        <w:t xml:space="preserve"> </w:t>
      </w:r>
      <w:r w:rsidRPr="008A0670">
        <w:rPr>
          <w:rFonts w:ascii="Times New Roman" w:hAnsi="Times New Roman" w:cs="Times New Roman"/>
          <w:b w:val="0"/>
          <w:iCs/>
          <w:color w:val="000000" w:themeColor="text1"/>
          <w:kern w:val="0"/>
          <w:sz w:val="24"/>
          <w:szCs w:val="24"/>
        </w:rPr>
        <w:t xml:space="preserve">to </w:t>
      </w:r>
      <w:r w:rsidR="006B041B">
        <w:rPr>
          <w:rFonts w:ascii="Times New Roman" w:hAnsi="Times New Roman" w:cs="Times New Roman"/>
          <w:b w:val="0"/>
          <w:iCs/>
          <w:color w:val="000000" w:themeColor="text1"/>
          <w:kern w:val="0"/>
          <w:sz w:val="24"/>
          <w:szCs w:val="24"/>
        </w:rPr>
        <w:t>increase</w:t>
      </w:r>
      <w:ins w:id="2" w:author="Author">
        <w:r w:rsidR="003805F0">
          <w:rPr>
            <w:rFonts w:ascii="Times New Roman" w:hAnsi="Times New Roman" w:cs="Times New Roman"/>
            <w:b w:val="0"/>
            <w:iCs/>
            <w:color w:val="000000" w:themeColor="text1"/>
            <w:kern w:val="0"/>
            <w:sz w:val="24"/>
            <w:szCs w:val="24"/>
          </w:rPr>
          <w:t xml:space="preserve"> </w:t>
        </w:r>
      </w:ins>
      <w:r w:rsidR="00DB5DAA">
        <w:rPr>
          <w:iCs/>
          <w:color w:val="000000" w:themeColor="text1"/>
          <w:lang w:val="vi-VN"/>
        </w:rPr>
        <w:fldChar w:fldCharType="begin"/>
      </w:r>
      <w:r w:rsidR="00911C7B">
        <w:rPr>
          <w:rFonts w:ascii="Times New Roman" w:hAnsi="Times New Roman" w:cs="Times New Roman"/>
          <w:b w:val="0"/>
          <w:iCs/>
          <w:color w:val="000000" w:themeColor="text1"/>
          <w:kern w:val="0"/>
          <w:sz w:val="24"/>
          <w:szCs w:val="24"/>
          <w:lang w:val="vi-VN"/>
        </w:rPr>
        <w:instrText xml:space="preserve"> ADDIN ZOTERO_ITEM CSL_CITATION {"citationID":"NmWU0Dnv","properties":{"formattedCitation":"[1]","plainCitation":"[1]","noteIndex":0},"citationItems":[{"id":346,"uris":["http://zotero.org/groups/5341101/items/94QCU49U"],"itemData":{"id":346,"type":"article-journal","abstract":"BACKGROUND: Benign prostatic hyperplasia is a common urological disease affecting older men worldwide, but comprehensive data about the global, regional, and national burden of benign prostatic hyperplasia and its trends over time are scarce. As part of the Global Burden of Diseases, Injuries, and Risk Factors Study (GBD) 2019, we estimated global trends in, and prevalence of, benign prostatic hyperplasia and disability-adjusted life-years (DALYs) due to benign prostatic hyperplasia, in 21 regions and 204 countries and territories from 2000 to 2019.\nMETHODS: This study was conducted with GBD 2019 analytical and modelling strategies. Primary prevalence data came from claims from three countries and from hospital inpatient encounters from 45 locations. A Bayesian meta-regression modelling tool, DisMod-MR version 2.1, was used to estimate the age-specific, location-specific, and year-specific prevalence of benign prostatic hyperplasia. Age-standardised prevalence was calculated by the direct method using the GBD reference population. Years lived with disability (YLDs) due to benign prostatic hyperplasia were estimated by multiplying the disability weight by the symptomatic proportion of the prevalence of benign prostatic hyperplasia. Because we did not estimate years of life lost associated with benign prostatic hyperplasia, disability-adjusted life-years (DALYs) equalled YLDs. The final estimates were compared across Socio-demographic Index (SDI) quintiles. The 95% uncertainty intervals (UIs) were estimated as the 25th and 975th of 1000 ordered draws from a bootstrap distribution.\nFINDINGS: Globally, there were 94·0 million (95% UI 73·2 to 118) prevalent cases of benign prostatic hyperplasia in 2019, compared with 51·1 million (43·1 to 69·3) cases in 2000. The age-standardised prevalence of benign prostatic hyperplasia was 2480 (1940 to 3090) per 100 000 people. Although the global number of prevalent cases increased by 70·5% (68·6 to 72·7) between 2000 and 2019, the global age-standardised prevalence remained stable (-0·770% [-1·56 to 0·0912]). The age-standardised prevalence in 2019 ranged from 6480 (5130 to 8080) per 100 000 in eastern Europe to 987 (732 to 1320) per 100 000 in north Africa and the Middle East. All five SDI quintiles observed an increase in the absolute DALY burden between 2000 and 2019. The most rapid increases in the absolute DALY burden were seen in the middle SDI quintile (94·7% [91·8 to 97·6]), the low-middle SDI quintile (77·3% [74·1 to 81·2]), and the low SDI quintile (77·7% [72·9 to 83·2]). Between 2000 and 2019, age-standardised DALY rates changed less, but the three lower SDI quintiles (low, low-middle, and middle) saw small increases, and the two higher SDI quintiles (high and high-middle SDI) saw small decreases.\nINTERPRETATION: The absolute burden of benign prostatic hyperplasia is rising at an alarming rate in most of the world, particularly in low-income and middle-income countries that are currently undergoing rapid demographic and epidemiological changes. As more people are living longer worldwide, the absolute burden of benign prostatic hyperplasia is expected to continue to rise in the coming years, highlighting the importance of monitoring and planning for future health system strain.\nFUNDING: Bill &amp; Melinda Gates Foundation.\nTRANSLATION: For the Amharic translation of the abstract see Supplementary Materials section.","container-title":"The Lancet. Healthy Longevity","DOI":"10.1016/S2666-7568(22)00213-6","ISSN":"2666-7568","issue":"11","journalAbbreviation":"Lancet Healthy Longev","language":"eng","note":"PMID: 36273485\nPMCID: PMC9640930","page":"e754-e776","source":"PubMed","title":"The global, regional, and national burden of benign prostatic hyperplasia in 204 countries and territories from 2000 to 2019: a systematic analysis for the Global Burden of Disease Study 2019","title-short":"The global, regional, and national burden of benign prostatic hyperplasia in 204 countries and territories from 2000 to 2019","volume":"3","author":[{"literal":"GBD 2019 Benign Prostatic Hyperplasia Collaborators"}],"issued":{"date-parts":[["2022",11]]}}}],"schema":"https://github.com/citation-style-language/schema/raw/master/csl-citation.json"} </w:instrText>
      </w:r>
      <w:r w:rsidR="00DB5DAA">
        <w:rPr>
          <w:iCs/>
          <w:color w:val="000000" w:themeColor="text1"/>
          <w:lang w:val="vi-VN"/>
        </w:rPr>
        <w:fldChar w:fldCharType="separate"/>
      </w:r>
      <w:r w:rsidR="00911C7B">
        <w:rPr>
          <w:rFonts w:ascii="Times New Roman" w:hAnsi="Times New Roman" w:cs="Times New Roman"/>
          <w:b w:val="0"/>
          <w:iCs/>
          <w:noProof/>
          <w:color w:val="000000" w:themeColor="text1"/>
          <w:kern w:val="0"/>
          <w:sz w:val="24"/>
          <w:szCs w:val="24"/>
          <w:lang w:val="vi-VN"/>
        </w:rPr>
        <w:t>[1]</w:t>
      </w:r>
      <w:r w:rsidR="00DB5DAA">
        <w:rPr>
          <w:iCs/>
          <w:color w:val="000000" w:themeColor="text1"/>
          <w:lang w:val="vi-VN"/>
        </w:rPr>
        <w:fldChar w:fldCharType="end"/>
      </w:r>
      <w:r w:rsidR="00474065">
        <w:rPr>
          <w:rFonts w:ascii="Times New Roman" w:hAnsi="Times New Roman" w:cs="Times New Roman"/>
          <w:b w:val="0"/>
          <w:iCs/>
          <w:color w:val="000000" w:themeColor="text1"/>
          <w:kern w:val="0"/>
          <w:sz w:val="24"/>
          <w:szCs w:val="24"/>
        </w:rPr>
        <w:t>, which</w:t>
      </w:r>
      <w:r w:rsidRPr="008A0670">
        <w:rPr>
          <w:rFonts w:ascii="Times New Roman" w:hAnsi="Times New Roman" w:cs="Times New Roman"/>
          <w:b w:val="0"/>
          <w:iCs/>
          <w:color w:val="000000" w:themeColor="text1"/>
          <w:kern w:val="0"/>
          <w:sz w:val="24"/>
          <w:szCs w:val="24"/>
        </w:rPr>
        <w:t xml:space="preserve"> </w:t>
      </w:r>
      <w:r w:rsidR="00B54406">
        <w:rPr>
          <w:rFonts w:ascii="Times New Roman" w:hAnsi="Times New Roman" w:cs="Times New Roman"/>
          <w:b w:val="0"/>
          <w:iCs/>
          <w:color w:val="000000" w:themeColor="text1"/>
          <w:kern w:val="0"/>
          <w:sz w:val="24"/>
          <w:szCs w:val="24"/>
        </w:rPr>
        <w:t xml:space="preserve">emphasizing the need for an effective management strategy </w:t>
      </w:r>
      <w:r w:rsidR="00193411">
        <w:rPr>
          <w:rFonts w:ascii="Times New Roman" w:hAnsi="Times New Roman" w:cs="Times New Roman"/>
          <w:b w:val="0"/>
          <w:iCs/>
          <w:color w:val="000000" w:themeColor="text1"/>
          <w:kern w:val="0"/>
          <w:sz w:val="24"/>
          <w:szCs w:val="24"/>
        </w:rPr>
        <w:t xml:space="preserve">for </w:t>
      </w:r>
      <w:r w:rsidR="00B54406">
        <w:rPr>
          <w:rFonts w:ascii="Times New Roman" w:hAnsi="Times New Roman" w:cs="Times New Roman"/>
          <w:b w:val="0"/>
          <w:iCs/>
          <w:color w:val="000000" w:themeColor="text1"/>
          <w:kern w:val="0"/>
          <w:sz w:val="24"/>
          <w:szCs w:val="24"/>
        </w:rPr>
        <w:t>this condition</w:t>
      </w:r>
      <w:r w:rsidRPr="008A0670">
        <w:rPr>
          <w:rFonts w:ascii="Times New Roman" w:hAnsi="Times New Roman" w:cs="Times New Roman"/>
          <w:b w:val="0"/>
          <w:iCs/>
          <w:color w:val="000000" w:themeColor="text1"/>
          <w:kern w:val="0"/>
          <w:sz w:val="24"/>
          <w:szCs w:val="24"/>
        </w:rPr>
        <w:t xml:space="preserve">. </w:t>
      </w:r>
      <w:r w:rsidR="00997576">
        <w:rPr>
          <w:rFonts w:ascii="Times New Roman" w:hAnsi="Times New Roman" w:cs="Times New Roman"/>
          <w:b w:val="0"/>
          <w:iCs/>
          <w:color w:val="000000" w:themeColor="text1"/>
          <w:kern w:val="0"/>
          <w:sz w:val="24"/>
          <w:szCs w:val="24"/>
        </w:rPr>
        <w:t>Recent</w:t>
      </w:r>
      <w:r w:rsidR="00527FE8">
        <w:rPr>
          <w:rFonts w:ascii="Times New Roman" w:hAnsi="Times New Roman" w:cs="Times New Roman"/>
          <w:b w:val="0"/>
          <w:iCs/>
          <w:color w:val="000000" w:themeColor="text1"/>
          <w:kern w:val="0"/>
          <w:sz w:val="24"/>
          <w:szCs w:val="24"/>
        </w:rPr>
        <w:t xml:space="preserve"> </w:t>
      </w:r>
      <w:r w:rsidR="00B04408">
        <w:rPr>
          <w:rFonts w:ascii="Times New Roman" w:hAnsi="Times New Roman" w:cs="Times New Roman"/>
          <w:b w:val="0"/>
          <w:iCs/>
          <w:color w:val="000000" w:themeColor="text1"/>
          <w:kern w:val="0"/>
          <w:sz w:val="24"/>
          <w:szCs w:val="24"/>
        </w:rPr>
        <w:t>studies have shown</w:t>
      </w:r>
      <w:r w:rsidR="00527FE8">
        <w:rPr>
          <w:rFonts w:ascii="Times New Roman" w:hAnsi="Times New Roman" w:cs="Times New Roman"/>
          <w:b w:val="0"/>
          <w:iCs/>
          <w:color w:val="000000" w:themeColor="text1"/>
          <w:kern w:val="0"/>
          <w:sz w:val="24"/>
          <w:szCs w:val="24"/>
        </w:rPr>
        <w:t xml:space="preserve"> </w:t>
      </w:r>
      <w:r w:rsidR="004538AD">
        <w:rPr>
          <w:rFonts w:ascii="Times New Roman" w:hAnsi="Times New Roman" w:cs="Times New Roman"/>
          <w:b w:val="0"/>
          <w:iCs/>
          <w:color w:val="000000" w:themeColor="text1"/>
          <w:kern w:val="0"/>
          <w:sz w:val="24"/>
          <w:szCs w:val="24"/>
        </w:rPr>
        <w:t>an</w:t>
      </w:r>
      <w:r w:rsidR="00527FE8">
        <w:rPr>
          <w:rFonts w:ascii="Times New Roman" w:hAnsi="Times New Roman" w:cs="Times New Roman"/>
          <w:b w:val="0"/>
          <w:iCs/>
          <w:color w:val="000000" w:themeColor="text1"/>
          <w:kern w:val="0"/>
          <w:sz w:val="24"/>
          <w:szCs w:val="24"/>
        </w:rPr>
        <w:t xml:space="preserve"> association </w:t>
      </w:r>
      <w:r w:rsidR="00F43A37">
        <w:rPr>
          <w:rFonts w:ascii="Times New Roman" w:hAnsi="Times New Roman" w:cs="Times New Roman"/>
          <w:b w:val="0"/>
          <w:iCs/>
          <w:color w:val="000000" w:themeColor="text1"/>
          <w:kern w:val="0"/>
          <w:sz w:val="24"/>
          <w:szCs w:val="24"/>
        </w:rPr>
        <w:t>of</w:t>
      </w:r>
      <w:r w:rsidR="00F43A37" w:rsidRPr="008A0670">
        <w:rPr>
          <w:rFonts w:ascii="Times New Roman" w:hAnsi="Times New Roman" w:cs="Times New Roman"/>
          <w:b w:val="0"/>
          <w:iCs/>
          <w:color w:val="000000" w:themeColor="text1"/>
          <w:kern w:val="0"/>
          <w:sz w:val="24"/>
          <w:szCs w:val="24"/>
        </w:rPr>
        <w:t xml:space="preserve"> </w:t>
      </w:r>
      <w:r w:rsidR="00F90F5A">
        <w:rPr>
          <w:rFonts w:ascii="Times New Roman" w:hAnsi="Times New Roman" w:cs="Times New Roman"/>
          <w:b w:val="0"/>
          <w:iCs/>
          <w:color w:val="000000" w:themeColor="text1"/>
          <w:kern w:val="0"/>
          <w:sz w:val="24"/>
          <w:szCs w:val="24"/>
        </w:rPr>
        <w:t>prostate enlargement</w:t>
      </w:r>
      <w:r w:rsidR="00F90F5A" w:rsidRPr="008A0670">
        <w:rPr>
          <w:rFonts w:ascii="Times New Roman" w:hAnsi="Times New Roman" w:cs="Times New Roman"/>
          <w:b w:val="0"/>
          <w:iCs/>
          <w:color w:val="000000" w:themeColor="text1"/>
          <w:kern w:val="0"/>
          <w:sz w:val="24"/>
          <w:szCs w:val="24"/>
        </w:rPr>
        <w:t xml:space="preserve"> </w:t>
      </w:r>
      <w:r w:rsidR="00F90F5A">
        <w:rPr>
          <w:rFonts w:ascii="Times New Roman" w:hAnsi="Times New Roman" w:cs="Times New Roman"/>
          <w:b w:val="0"/>
          <w:iCs/>
          <w:color w:val="000000" w:themeColor="text1"/>
          <w:kern w:val="0"/>
          <w:sz w:val="24"/>
          <w:szCs w:val="24"/>
        </w:rPr>
        <w:t xml:space="preserve">with </w:t>
      </w:r>
      <w:r w:rsidRPr="008A0670">
        <w:rPr>
          <w:rFonts w:ascii="Times New Roman" w:hAnsi="Times New Roman" w:cs="Times New Roman"/>
          <w:b w:val="0"/>
          <w:iCs/>
          <w:color w:val="000000" w:themeColor="text1"/>
          <w:kern w:val="0"/>
          <w:sz w:val="24"/>
          <w:szCs w:val="24"/>
        </w:rPr>
        <w:t xml:space="preserve">elevated fasting </w:t>
      </w:r>
      <w:r w:rsidR="006B041B">
        <w:rPr>
          <w:rFonts w:ascii="Times New Roman" w:hAnsi="Times New Roman" w:cs="Times New Roman"/>
          <w:b w:val="0"/>
          <w:iCs/>
          <w:color w:val="000000" w:themeColor="text1"/>
          <w:kern w:val="0"/>
          <w:sz w:val="24"/>
          <w:szCs w:val="24"/>
        </w:rPr>
        <w:t xml:space="preserve">plasma </w:t>
      </w:r>
      <w:r w:rsidRPr="008A0670">
        <w:rPr>
          <w:rFonts w:ascii="Times New Roman" w:hAnsi="Times New Roman" w:cs="Times New Roman"/>
          <w:b w:val="0"/>
          <w:iCs/>
          <w:color w:val="000000" w:themeColor="text1"/>
          <w:kern w:val="0"/>
          <w:sz w:val="24"/>
          <w:szCs w:val="24"/>
        </w:rPr>
        <w:t xml:space="preserve">glucose </w:t>
      </w:r>
      <w:r w:rsidR="006B041B">
        <w:rPr>
          <w:rFonts w:ascii="Times New Roman" w:hAnsi="Times New Roman" w:cs="Times New Roman"/>
          <w:b w:val="0"/>
          <w:iCs/>
          <w:color w:val="000000" w:themeColor="text1"/>
          <w:kern w:val="0"/>
          <w:sz w:val="24"/>
          <w:szCs w:val="24"/>
        </w:rPr>
        <w:t xml:space="preserve">and insulin </w:t>
      </w:r>
      <w:r w:rsidRPr="008A0670">
        <w:rPr>
          <w:rFonts w:ascii="Times New Roman" w:hAnsi="Times New Roman" w:cs="Times New Roman"/>
          <w:b w:val="0"/>
          <w:iCs/>
          <w:color w:val="000000" w:themeColor="text1"/>
          <w:kern w:val="0"/>
          <w:sz w:val="24"/>
          <w:szCs w:val="24"/>
        </w:rPr>
        <w:t>level</w:t>
      </w:r>
      <w:r w:rsidR="00F43A37">
        <w:rPr>
          <w:rFonts w:ascii="Times New Roman" w:hAnsi="Times New Roman" w:cs="Times New Roman"/>
          <w:b w:val="0"/>
          <w:iCs/>
          <w:color w:val="000000" w:themeColor="text1"/>
          <w:kern w:val="0"/>
          <w:sz w:val="24"/>
          <w:szCs w:val="24"/>
        </w:rPr>
        <w:t>s</w:t>
      </w:r>
      <w:r w:rsidR="007350EC">
        <w:rPr>
          <w:rFonts w:ascii="Times New Roman" w:hAnsi="Times New Roman" w:cs="Times New Roman"/>
          <w:b w:val="0"/>
          <w:iCs/>
          <w:color w:val="000000" w:themeColor="text1"/>
          <w:kern w:val="0"/>
          <w:sz w:val="24"/>
          <w:szCs w:val="24"/>
        </w:rPr>
        <w:t xml:space="preserve"> </w:t>
      </w:r>
      <w:r w:rsidR="007350EC">
        <w:rPr>
          <w:iCs/>
          <w:color w:val="000000" w:themeColor="text1"/>
        </w:rPr>
        <w:fldChar w:fldCharType="begin"/>
      </w:r>
      <w:r w:rsidR="007047B7">
        <w:rPr>
          <w:rFonts w:ascii="Times New Roman" w:hAnsi="Times New Roman" w:cs="Times New Roman"/>
          <w:b w:val="0"/>
          <w:iCs/>
          <w:color w:val="000000" w:themeColor="text1"/>
          <w:kern w:val="0"/>
          <w:sz w:val="24"/>
          <w:szCs w:val="24"/>
        </w:rPr>
        <w:instrText xml:space="preserve"> ADDIN ZOTERO_ITEM CSL_CITATION {"citationID":"NAFq4JZl","properties":{"formattedCitation":"[2,3]","plainCitation":"[2,3]","noteIndex":0},"citationItems":[{"id":349,"uris":["http://zotero.org/groups/5341101/items/VVG7QKIM"],"itemData":{"id":349,"type":"article-journal","abstract":"PURPOSE: Benign prostatic hyperplasia and associated lower urinary tract symptoms are highly prevalent in older men and represent a substantial challenge to public health. Apart from the prevalence of benign prostatic hyperplasia increasing with age, little is understood regarding its etiology and natural history. Increasing evidence recently pointed toward relationships between diabetes and benign prostatic hyperplasia/lower urinary tract symptoms. We present an overview of the current understanding of clinical and epidemiological research on diabetes and benign prostatic hyperplasia/lower urinary tract symptoms, the hypothesized pathophysiological mechanisms linking the conditions and recommendations for future directions for research.\nMATERIALS AND METHODS: A structured, comprehensive literature review was done to identify studies of the relationships between benign prostatic hyperplasia and lower urinary tract symptoms, and diabetes in older men.\nRESULTS: A substantial proportion of the existing body of literature supports an association between diabetes and benign prostatic hyperplasia/lower urinary tract symptoms. However, failure to differentiate lower urinary tract symptoms from benign prostatic hyperplasia contributed to some of the confusing evidence in studies including more specific benign prostatic hyperplasia measurements. This could be due in part to the largely cross-sectional analyses, the use of select or different study populations, limited sample sizes and inadequate control of potential confounders.\nCONCLUSIONS: Diabetes may substantially influence the risk of benign prostatic hyperplasia and lower urinary tract symptoms in older men. Further prospective, longitudinal analyses of the impact of diabetes and its etiological mechanisms on benign prostatic hyperplasia/lower urinary tract symptoms may identify novel interventions to prevent, diagnose and treat these highly prevalent conditions.","container-title":"The Journal of Urology","DOI":"10.1016/j.juro.2009.07.088","ISSN":"1527-3792","issue":"6 Suppl","journalAbbreviation":"J Urol","language":"eng","note":"PMID: 19846144","page":"S32-37","source":"PubMed","title":"Diabetes and benign prostatic hyperplasia/lower urinary tract symptoms--what do we know?","volume":"182","author":[{"family":"Sarma","given":"Aruna V."},{"family":"Parsons","given":"J. Kellogg"},{"family":"McVary","given":"Kevin"},{"family":"Wei","given":"John T."}],"issued":{"date-parts":[["2009",12]]}}},{"id":351,"uris":["http://zotero.org/groups/5341101/items/EFAHLDJZ"],"itemData":{"id":351,"type":"article-journal","abstract":"PURPOSE: Benign prostatic hyperplasia is generally not regarded as a preventable disease. However, accumulating evidence suggests that modifiable factors may influence the risk of benign prostatic hyperplasia and lower urinary tract symptoms.\nMATERIALS AND METHODS: A structured, comprehensive literature review was done to identify modifiable risk factors for benign prostatic hyperplasia and lower urinary tract symptoms among observational studies of older men.\nRESULTS: Outcome measures used to define benign prostatic hyperplasia in clinical studies include histological analysis of prostate tissue, radiographically determined prostate enlargement, acute urinary retention, decreased urinary flow rate, pressure flow studies consistent with bladder outlet obstruction, history of benign prostatic hyperplasia surgery, physician diagnosed benign prostatic hyperplasia and American Urological Association symptom score or International Prostate Symptom Score. Factors that potentially increase the risk of benign prostatic hyperplasia and lower urinary tract symptoms include obesity and diabetes. Factors that potentially decrease the risk include increased physical activity and moderate alcohol consumption. Other candidate factors for which clear risk patterns have not yet emerged are dyslipidemia, hypertension, smoking, diet and environment.\nCONCLUSIONS: Obesity, diabetes, physical activity and alcohol intake may substantially influence the risk of benign prostatic hyperplasia and lower urinary tract symptoms in older men. Further analyses of these and other potential modifiable risk factors may identify novel interventions for the prevention, diagnosis and treatment of these highly prevalent conditions.","container-title":"The Journal of Urology","DOI":"10.1016/j.juro.2007.03.103","ISSN":"0022-5347","issue":"2","journalAbbreviation":"J Urol","language":"eng","note":"PMID: 17561143","page":"395-401","source":"PubMed","title":"Modifiable risk factors for benign prostatic hyperplasia and lower urinary tract symptoms: new approaches to old problems","title-short":"Modifiable risk factors for benign prostatic hyperplasia and lower urinary tract symptoms","volume":"178","author":[{"family":"Parsons","given":"J. Kellogg"}],"issued":{"date-parts":[["2007",8]]}}}],"schema":"https://github.com/citation-style-language/schema/raw/master/csl-citation.json"} </w:instrText>
      </w:r>
      <w:r w:rsidR="007350EC">
        <w:rPr>
          <w:iCs/>
          <w:color w:val="000000" w:themeColor="text1"/>
        </w:rPr>
        <w:fldChar w:fldCharType="separate"/>
      </w:r>
      <w:r w:rsidR="007047B7">
        <w:rPr>
          <w:rFonts w:ascii="Times New Roman" w:hAnsi="Times New Roman" w:cs="Times New Roman"/>
          <w:b w:val="0"/>
          <w:iCs/>
          <w:noProof/>
          <w:color w:val="000000" w:themeColor="text1"/>
          <w:kern w:val="0"/>
          <w:sz w:val="24"/>
          <w:szCs w:val="24"/>
        </w:rPr>
        <w:t>[2,3]</w:t>
      </w:r>
      <w:r w:rsidR="007350EC">
        <w:rPr>
          <w:iCs/>
          <w:color w:val="000000" w:themeColor="text1"/>
        </w:rPr>
        <w:fldChar w:fldCharType="end"/>
      </w:r>
      <w:r w:rsidR="000A5301">
        <w:rPr>
          <w:rFonts w:ascii="Times New Roman" w:hAnsi="Times New Roman" w:cs="Times New Roman"/>
          <w:b w:val="0"/>
          <w:iCs/>
          <w:color w:val="000000" w:themeColor="text1"/>
          <w:kern w:val="0"/>
          <w:sz w:val="24"/>
          <w:szCs w:val="24"/>
        </w:rPr>
        <w:t>,</w:t>
      </w:r>
      <w:r w:rsidR="00933130">
        <w:rPr>
          <w:rFonts w:ascii="Times New Roman" w:hAnsi="Times New Roman" w:cs="Times New Roman"/>
          <w:b w:val="0"/>
          <w:iCs/>
          <w:color w:val="000000" w:themeColor="text1"/>
          <w:kern w:val="0"/>
          <w:sz w:val="24"/>
          <w:szCs w:val="24"/>
        </w:rPr>
        <w:t xml:space="preserve"> </w:t>
      </w:r>
      <w:r w:rsidR="000A5301">
        <w:rPr>
          <w:rFonts w:ascii="Times New Roman" w:hAnsi="Times New Roman" w:cs="Times New Roman"/>
          <w:b w:val="0"/>
          <w:iCs/>
          <w:color w:val="000000" w:themeColor="text1"/>
          <w:kern w:val="0"/>
          <w:sz w:val="24"/>
          <w:szCs w:val="24"/>
        </w:rPr>
        <w:t xml:space="preserve">which </w:t>
      </w:r>
      <w:r w:rsidR="006E6D43">
        <w:rPr>
          <w:rFonts w:ascii="Times New Roman" w:hAnsi="Times New Roman" w:cs="Times New Roman"/>
          <w:b w:val="0"/>
          <w:iCs/>
          <w:color w:val="000000" w:themeColor="text1"/>
          <w:kern w:val="0"/>
          <w:sz w:val="24"/>
          <w:szCs w:val="24"/>
        </w:rPr>
        <w:t xml:space="preserve">may be </w:t>
      </w:r>
      <w:r w:rsidR="0087020E">
        <w:rPr>
          <w:rFonts w:ascii="Times New Roman" w:hAnsi="Times New Roman" w:cs="Times New Roman"/>
          <w:b w:val="0"/>
          <w:iCs/>
          <w:color w:val="000000" w:themeColor="text1"/>
          <w:kern w:val="0"/>
          <w:sz w:val="24"/>
          <w:szCs w:val="24"/>
        </w:rPr>
        <w:t>explained</w:t>
      </w:r>
      <w:r w:rsidR="006E6D43">
        <w:rPr>
          <w:rFonts w:ascii="Times New Roman" w:hAnsi="Times New Roman" w:cs="Times New Roman"/>
          <w:b w:val="0"/>
          <w:iCs/>
          <w:color w:val="000000" w:themeColor="text1"/>
          <w:kern w:val="0"/>
          <w:sz w:val="24"/>
          <w:szCs w:val="24"/>
        </w:rPr>
        <w:t xml:space="preserve"> by</w:t>
      </w:r>
      <w:r w:rsidR="00EB0384" w:rsidRPr="008A0670">
        <w:rPr>
          <w:rFonts w:ascii="Times New Roman" w:hAnsi="Times New Roman" w:cs="Times New Roman"/>
          <w:b w:val="0"/>
          <w:iCs/>
          <w:color w:val="000000" w:themeColor="text1"/>
          <w:kern w:val="0"/>
          <w:sz w:val="24"/>
          <w:szCs w:val="24"/>
        </w:rPr>
        <w:t xml:space="preserve"> biological mechanisms</w:t>
      </w:r>
      <w:r w:rsidR="009D17B7">
        <w:rPr>
          <w:rFonts w:ascii="Times New Roman" w:hAnsi="Times New Roman" w:cs="Times New Roman"/>
          <w:b w:val="0"/>
          <w:iCs/>
          <w:color w:val="000000" w:themeColor="text1"/>
          <w:kern w:val="0"/>
          <w:sz w:val="24"/>
          <w:szCs w:val="24"/>
        </w:rPr>
        <w:t>,</w:t>
      </w:r>
      <w:r w:rsidR="00EB0384" w:rsidRPr="008A0670">
        <w:rPr>
          <w:rFonts w:ascii="Times New Roman" w:hAnsi="Times New Roman" w:cs="Times New Roman"/>
          <w:b w:val="0"/>
          <w:iCs/>
          <w:color w:val="000000" w:themeColor="text1"/>
          <w:kern w:val="0"/>
          <w:sz w:val="24"/>
          <w:szCs w:val="24"/>
        </w:rPr>
        <w:t xml:space="preserve"> </w:t>
      </w:r>
      <w:r w:rsidR="00CE2A40">
        <w:rPr>
          <w:rFonts w:ascii="Times New Roman" w:hAnsi="Times New Roman" w:cs="Times New Roman"/>
          <w:b w:val="0"/>
          <w:iCs/>
          <w:color w:val="000000" w:themeColor="text1"/>
          <w:kern w:val="0"/>
          <w:sz w:val="24"/>
          <w:szCs w:val="24"/>
        </w:rPr>
        <w:t>including</w:t>
      </w:r>
      <w:r w:rsidR="00EB0384" w:rsidRPr="008A0670">
        <w:rPr>
          <w:rFonts w:ascii="Times New Roman" w:hAnsi="Times New Roman" w:cs="Times New Roman"/>
          <w:b w:val="0"/>
          <w:iCs/>
          <w:color w:val="000000" w:themeColor="text1"/>
          <w:kern w:val="0"/>
          <w:sz w:val="24"/>
          <w:szCs w:val="24"/>
        </w:rPr>
        <w:t xml:space="preserve"> sex steroid metabolism, systematic inflammation</w:t>
      </w:r>
      <w:r w:rsidR="00CE2A40">
        <w:rPr>
          <w:rFonts w:ascii="Times New Roman" w:hAnsi="Times New Roman" w:cs="Times New Roman"/>
          <w:b w:val="0"/>
          <w:iCs/>
          <w:color w:val="000000" w:themeColor="text1"/>
          <w:kern w:val="0"/>
          <w:sz w:val="24"/>
          <w:szCs w:val="24"/>
        </w:rPr>
        <w:t>,</w:t>
      </w:r>
      <w:r w:rsidR="00EB0384" w:rsidRPr="008A0670">
        <w:rPr>
          <w:rFonts w:ascii="Times New Roman" w:hAnsi="Times New Roman" w:cs="Times New Roman"/>
          <w:b w:val="0"/>
          <w:iCs/>
          <w:color w:val="000000" w:themeColor="text1"/>
          <w:kern w:val="0"/>
          <w:sz w:val="24"/>
          <w:szCs w:val="24"/>
        </w:rPr>
        <w:t xml:space="preserve"> and </w:t>
      </w:r>
      <w:r w:rsidR="009474B7" w:rsidRPr="008A0670">
        <w:rPr>
          <w:rFonts w:ascii="Times New Roman" w:hAnsi="Times New Roman" w:cs="Times New Roman"/>
          <w:b w:val="0"/>
          <w:iCs/>
          <w:color w:val="000000" w:themeColor="text1"/>
          <w:kern w:val="0"/>
          <w:sz w:val="24"/>
          <w:szCs w:val="24"/>
        </w:rPr>
        <w:t>insulin-like growth factor activity</w:t>
      </w:r>
      <w:r w:rsidR="000359A0">
        <w:rPr>
          <w:rFonts w:ascii="Times New Roman" w:hAnsi="Times New Roman" w:cs="Times New Roman"/>
          <w:b w:val="0"/>
          <w:iCs/>
          <w:color w:val="000000" w:themeColor="text1"/>
          <w:kern w:val="0"/>
          <w:sz w:val="24"/>
          <w:szCs w:val="24"/>
        </w:rPr>
        <w:t xml:space="preserve"> </w:t>
      </w:r>
      <w:r w:rsidR="000359A0">
        <w:rPr>
          <w:iCs/>
          <w:color w:val="000000" w:themeColor="text1"/>
        </w:rPr>
        <w:fldChar w:fldCharType="begin"/>
      </w:r>
      <w:r w:rsidR="00FF3907">
        <w:rPr>
          <w:rFonts w:ascii="Times New Roman" w:hAnsi="Times New Roman" w:cs="Times New Roman"/>
          <w:b w:val="0"/>
          <w:iCs/>
          <w:color w:val="000000" w:themeColor="text1"/>
          <w:kern w:val="0"/>
          <w:sz w:val="24"/>
          <w:szCs w:val="24"/>
        </w:rPr>
        <w:instrText xml:space="preserve"> ADDIN ZOTERO_ITEM CSL_CITATION {"citationID":"8oHa3Za2","properties":{"formattedCitation":"[4]","plainCitation":"[4]","noteIndex":0},"citationItems":[{"id":353,"uris":["http://zotero.org/groups/5341101/items/2V6MTG4G"],"itemData":{"id":353,"type":"article-journal","abstract":"Benign prostatic hyperplasia (BPH) and associated lower urinary tract symptoms (LUTS) are highly prevalent in older men and represent a substantial challenge to public health. Increasing epidemiologic evidence suggests that diabetes and associated hyperglycemia and insulin resistance significantly increase the risks of BPH and LUTS. Plausible pathophysiologic mechanisms to explain these associations include increased sympathetic tone, stimulation of prostate growth by insulin and related trophic factors, alterations in sex steroid hormone expression, and induction of systemic inflammation and oxidative stress. This article presents a comprehensive update of the current understanding of clinical and epidemiologic research on diabetes and BPH/LUTS, describes hypothesized pathophysiologic mechanisms linking these conditions, and recommends future directions for research.","container-title":"Current Urology Reports","DOI":"10.1007/s11934-014-0462-x","ISSN":"1534-6285","issue":"12","journalAbbreviation":"Curr Urol Rep","language":"eng","note":"PMID: 25287259\nPMCID: PMC4527683","page":"462","source":"PubMed","title":"Hyperglycemia and insulin resistance and the risk of BPH/LUTS: an update of recent literature","title-short":"Hyperglycemia and insulin resistance and the risk of BPH/LUTS","volume":"15","author":[{"family":"Breyer","given":"Benjamin N."},{"family":"Sarma","given":"Aruna V."}],"issued":{"date-parts":[["2014",12]]}}}],"schema":"https://github.com/citation-style-language/schema/raw/master/csl-citation.json"} </w:instrText>
      </w:r>
      <w:r w:rsidR="000359A0">
        <w:rPr>
          <w:iCs/>
          <w:color w:val="000000" w:themeColor="text1"/>
        </w:rPr>
        <w:fldChar w:fldCharType="separate"/>
      </w:r>
      <w:r w:rsidR="00FF3907">
        <w:rPr>
          <w:rFonts w:ascii="Times New Roman" w:hAnsi="Times New Roman" w:cs="Times New Roman"/>
          <w:b w:val="0"/>
          <w:iCs/>
          <w:noProof/>
          <w:color w:val="000000" w:themeColor="text1"/>
          <w:kern w:val="0"/>
          <w:sz w:val="24"/>
          <w:szCs w:val="24"/>
        </w:rPr>
        <w:t>[4]</w:t>
      </w:r>
      <w:r w:rsidR="000359A0">
        <w:rPr>
          <w:iCs/>
          <w:color w:val="000000" w:themeColor="text1"/>
        </w:rPr>
        <w:fldChar w:fldCharType="end"/>
      </w:r>
      <w:r w:rsidR="00783DBB">
        <w:rPr>
          <w:rFonts w:ascii="Times New Roman" w:hAnsi="Times New Roman" w:cs="Times New Roman"/>
          <w:b w:val="0"/>
          <w:iCs/>
          <w:color w:val="000000" w:themeColor="text1"/>
          <w:kern w:val="0"/>
          <w:sz w:val="24"/>
          <w:szCs w:val="24"/>
          <w:lang w:val="vi-VN"/>
        </w:rPr>
        <w:t>.</w:t>
      </w:r>
      <w:r w:rsidR="001D5FDB">
        <w:rPr>
          <w:rFonts w:ascii="Times New Roman" w:hAnsi="Times New Roman" w:cs="Times New Roman"/>
          <w:b w:val="0"/>
          <w:iCs/>
          <w:color w:val="000000" w:themeColor="text1"/>
          <w:kern w:val="0"/>
          <w:sz w:val="24"/>
          <w:szCs w:val="24"/>
        </w:rPr>
        <w:t xml:space="preserve"> </w:t>
      </w:r>
      <w:r w:rsidR="004A4BF0">
        <w:rPr>
          <w:rFonts w:ascii="Times New Roman" w:hAnsi="Times New Roman" w:cs="Times New Roman"/>
          <w:b w:val="0"/>
          <w:iCs/>
          <w:color w:val="000000" w:themeColor="text1"/>
          <w:kern w:val="0"/>
          <w:sz w:val="24"/>
          <w:szCs w:val="24"/>
        </w:rPr>
        <w:t>Two large</w:t>
      </w:r>
      <w:r w:rsidR="00193411">
        <w:rPr>
          <w:rFonts w:ascii="Times New Roman" w:hAnsi="Times New Roman" w:cs="Times New Roman"/>
          <w:b w:val="0"/>
          <w:iCs/>
          <w:color w:val="000000" w:themeColor="text1"/>
          <w:kern w:val="0"/>
          <w:sz w:val="24"/>
          <w:szCs w:val="24"/>
        </w:rPr>
        <w:t>,</w:t>
      </w:r>
      <w:r w:rsidR="004A4BF0">
        <w:rPr>
          <w:rFonts w:ascii="Times New Roman" w:hAnsi="Times New Roman" w:cs="Times New Roman"/>
          <w:b w:val="0"/>
          <w:iCs/>
          <w:color w:val="000000" w:themeColor="text1"/>
          <w:kern w:val="0"/>
          <w:sz w:val="24"/>
          <w:szCs w:val="24"/>
        </w:rPr>
        <w:t xml:space="preserve"> high-quality stud</w:t>
      </w:r>
      <w:r w:rsidR="00193411">
        <w:rPr>
          <w:rFonts w:ascii="Times New Roman" w:hAnsi="Times New Roman" w:cs="Times New Roman"/>
          <w:b w:val="0"/>
          <w:iCs/>
          <w:color w:val="000000" w:themeColor="text1"/>
          <w:kern w:val="0"/>
          <w:sz w:val="24"/>
          <w:szCs w:val="24"/>
        </w:rPr>
        <w:t>ies</w:t>
      </w:r>
      <w:r w:rsidR="008300C8">
        <w:rPr>
          <w:rFonts w:ascii="Times New Roman" w:hAnsi="Times New Roman" w:cs="Times New Roman"/>
          <w:b w:val="0"/>
          <w:iCs/>
          <w:color w:val="000000" w:themeColor="text1"/>
          <w:kern w:val="0"/>
          <w:sz w:val="24"/>
          <w:szCs w:val="24"/>
        </w:rPr>
        <w:t xml:space="preserve"> </w:t>
      </w:r>
      <w:r w:rsidR="008300C8">
        <w:rPr>
          <w:rFonts w:ascii="Times New Roman" w:hAnsi="Times New Roman" w:cs="Times New Roman"/>
          <w:b w:val="0"/>
          <w:iCs/>
          <w:color w:val="000000" w:themeColor="text1"/>
          <w:kern w:val="0"/>
          <w:sz w:val="24"/>
          <w:szCs w:val="24"/>
        </w:rPr>
        <w:fldChar w:fldCharType="begin"/>
      </w:r>
      <w:r w:rsidR="00A16726">
        <w:rPr>
          <w:rFonts w:ascii="Times New Roman" w:hAnsi="Times New Roman" w:cs="Times New Roman"/>
          <w:b w:val="0"/>
          <w:iCs/>
          <w:color w:val="000000" w:themeColor="text1"/>
          <w:kern w:val="0"/>
          <w:sz w:val="24"/>
          <w:szCs w:val="24"/>
        </w:rPr>
        <w:instrText xml:space="preserve"> ADDIN ZOTERO_ITEM CSL_CITATION {"citationID":"PwITcVMl","properties":{"formattedCitation":"[5,6]","plainCitation":"[5,6]","noteIndex":0},"citationItems":[{"id":358,"uris":["http://zotero.org/groups/5341101/items/KITWLIF6"],"itemData":{"id":358,"type":"article-journal","abstract":"OBJECTIVE: The aim of this study was to examine associations between diabetes and clinical markers of benign prostatic hyperplasia (BPH) in community-dwelling white and black men aged 40-79 years.\nRESEARCH DESIGN AND METHODS: Data from the Olmsted County Study of Urinary Symptoms and Health Status and the Flint Men's Health Study were combined for a total study sample of 2,484 men. Severity of lower urinary tract symptoms (LUTS), peak urinary flow rates, prostate volume, and serum prostate-specific antigen (PSA) levels were examined by self-reported physician-diagnosed diabetes.\nRESULTS: Overall, 170 men (6.8%) reported a history of diabetes. Increased irritative LUTS and specifically nocturia were positively associated with diabetes. These patterns were consistent across race and persisted after adjustment for age, BMI, and various indicators of socioeconomic status. Furthermore, the relationship between irritative LUTS and diabetes was greater in black men. No significant associations were observed between diabetes and prostate volume, PSA level, and peak urinary flow rate.\nCONCLUSIONS: Our multiethnic community-based study demonstrates positive associations between diabetes and irritative LUTS and nocturia. Moreover, the association between irritative LUTS and diabetes is increased in black men. There was no strong evidence for an association between diabetes and BPH across measures more specific to BPH (i.e., prostate volume, PSA, and peak urinary flow rate). Taken together, our findings suggest that the presence of diabetes may be less related to prostate growth and more related to the dynamic components of lower urinary tract function. Further evaluations of the association between diabetes and BPH and related racial variations are warranted.","container-title":"Diabetes Care","DOI":"10.2337/dc07-1148","ISSN":"1935-5548","issue":"3","journalAbbreviation":"Diabetes Care","language":"eng","note":"PMID: 18071006","page":"476-482","source":"PubMed","title":"Associations between diabetes and clinical markers of benign prostatic hyperplasia among community-dwelling Black and White men","volume":"31","author":[{"family":"Sarma","given":"Aruna V."},{"family":"Burke","given":"James P."},{"family":"Jacobson","given":"Debra J."},{"family":"McGree","given":"Michaela E."},{"family":"St Sauver","given":"Jennifer"},{"family":"Girman","given":"Cynthia J."},{"family":"Lieber","given":"Michael M."},{"family":"Herman","given":"William"},{"family":"Macoska","given":"Jill"},{"family":"Montie","given":"James E."},{"family":"Jacobsen","given":"Steven J."}],"issued":{"date-parts":[["2008",3]]}}},{"id":361,"uris":["http://zotero.org/groups/5341101/items/4KCUW7VK"],"itemData":{"id":361,"type":"article-journal","abstract":"PURPOSE: Several studies have suggested a specific association between the presence and/or symptom intensity of benign prostatic hyperplasia (BPH) and diabetes but to our knowledge no definitive conclusion has been reached. Therefore, we examined the intensity of lower urinary tract symptoms in a large cohort of men with BPH with and without diabetes. We then determined whether the alpha1-adrenoceptor antagonist tamsulosin similarly improved lower urinary tract symptoms in patients with BPH with or without diabetes.\nMATERIALS AND METHODS: The International Prostate Symptom Score (I-PSS), maximum flow rate and post-void residual were determined in 9,856 men with clinically diagnosed BPH, of whom 1,290 also had diabetes, at baseline and after a 12 week, open label course of 0.4 mg. tamsulosin daily.\nRESULTS: Logistic regression of the baseline data indicated that older age and I-PSS were independently associated with a statistically significant increase in the odds ratio of having diabetes. Accordingly, diabetics had a significantly greater baseline I-PSS and smaller maximum flow rate than non-diabetic patients on age-adjusted analysis, while residual urine was not significantly altered. Tamsulosin markedly improved lower urinary tract symptoms. The extent of improvement was similar in diabetic and nondiabetic patients, although some slight differences reached statistical significance due to large patient numbers.\nCONCLUSIONS: The severity of lower urinary tract symptoms in patients with BPH and the likelihood of having diabetes are significantly associated. Within the limitations of an open label, observational study tamsulosin appears to reduce lower urinary tract symptoms similarly in patients with BPH with or without diabetes.","container-title":"The Journal of Urology","ISSN":"0022-5347","issue":"6","journalAbbreviation":"J Urol","language":"eng","note":"PMID: 10799169","page":"1725-1729","source":"PubMed","title":"Effect of diabetes on lower urinary tract symptoms in patients with benign prostatic hyperplasia","volume":"163","author":[{"family":"Michel","given":"M. C."},{"family":"Mehlburger","given":"L."},{"family":"Schumacher","given":"H."},{"family":"Bressel","given":"H. U."},{"family":"Goepel","given":"M."}],"issued":{"date-parts":[["2000",6]]}}}],"schema":"https://github.com/citation-style-language/schema/raw/master/csl-citation.json"} </w:instrText>
      </w:r>
      <w:r w:rsidR="008300C8">
        <w:rPr>
          <w:rFonts w:ascii="Times New Roman" w:hAnsi="Times New Roman" w:cs="Times New Roman"/>
          <w:b w:val="0"/>
          <w:iCs/>
          <w:color w:val="000000" w:themeColor="text1"/>
          <w:kern w:val="0"/>
          <w:sz w:val="24"/>
          <w:szCs w:val="24"/>
        </w:rPr>
        <w:fldChar w:fldCharType="separate"/>
      </w:r>
      <w:r w:rsidR="00A16726">
        <w:rPr>
          <w:rFonts w:ascii="Times New Roman" w:hAnsi="Times New Roman" w:cs="Times New Roman"/>
          <w:b w:val="0"/>
          <w:iCs/>
          <w:noProof/>
          <w:color w:val="000000" w:themeColor="text1"/>
          <w:kern w:val="0"/>
          <w:sz w:val="24"/>
          <w:szCs w:val="24"/>
        </w:rPr>
        <w:t>[5,6]</w:t>
      </w:r>
      <w:r w:rsidR="008300C8">
        <w:rPr>
          <w:rFonts w:ascii="Times New Roman" w:hAnsi="Times New Roman" w:cs="Times New Roman"/>
          <w:b w:val="0"/>
          <w:iCs/>
          <w:color w:val="000000" w:themeColor="text1"/>
          <w:kern w:val="0"/>
          <w:sz w:val="24"/>
          <w:szCs w:val="24"/>
        </w:rPr>
        <w:fldChar w:fldCharType="end"/>
      </w:r>
      <w:r w:rsidR="004A4BF0">
        <w:rPr>
          <w:rFonts w:ascii="Times New Roman" w:hAnsi="Times New Roman" w:cs="Times New Roman"/>
          <w:b w:val="0"/>
          <w:iCs/>
          <w:color w:val="000000" w:themeColor="text1"/>
          <w:kern w:val="0"/>
          <w:sz w:val="24"/>
          <w:szCs w:val="24"/>
        </w:rPr>
        <w:t xml:space="preserve"> and a</w:t>
      </w:r>
      <w:r w:rsidR="00C23952">
        <w:rPr>
          <w:rFonts w:ascii="Times New Roman" w:hAnsi="Times New Roman" w:cs="Times New Roman"/>
          <w:b w:val="0"/>
          <w:iCs/>
          <w:color w:val="000000" w:themeColor="text1"/>
          <w:kern w:val="0"/>
          <w:sz w:val="24"/>
          <w:szCs w:val="24"/>
          <w:lang w:val="vi-VN"/>
        </w:rPr>
        <w:t xml:space="preserve"> meta-analysis</w:t>
      </w:r>
      <w:r w:rsidR="00A16726">
        <w:rPr>
          <w:rFonts w:ascii="Times New Roman" w:hAnsi="Times New Roman" w:cs="Times New Roman"/>
          <w:b w:val="0"/>
          <w:iCs/>
          <w:color w:val="000000" w:themeColor="text1"/>
          <w:kern w:val="0"/>
          <w:sz w:val="24"/>
          <w:szCs w:val="24"/>
        </w:rPr>
        <w:t xml:space="preserve"> </w:t>
      </w:r>
      <w:r w:rsidR="00A16726">
        <w:rPr>
          <w:rFonts w:ascii="Times New Roman" w:hAnsi="Times New Roman" w:cs="Times New Roman"/>
          <w:b w:val="0"/>
          <w:iCs/>
          <w:color w:val="000000" w:themeColor="text1"/>
          <w:kern w:val="0"/>
          <w:sz w:val="24"/>
          <w:szCs w:val="24"/>
        </w:rPr>
        <w:fldChar w:fldCharType="begin"/>
      </w:r>
      <w:r w:rsidR="00D672AE">
        <w:rPr>
          <w:rFonts w:ascii="Times New Roman" w:hAnsi="Times New Roman" w:cs="Times New Roman"/>
          <w:b w:val="0"/>
          <w:iCs/>
          <w:color w:val="000000" w:themeColor="text1"/>
          <w:kern w:val="0"/>
          <w:sz w:val="24"/>
          <w:szCs w:val="24"/>
        </w:rPr>
        <w:instrText xml:space="preserve"> ADDIN ZOTERO_ITEM CSL_CITATION {"citationID":"rddo8RuG","properties":{"formattedCitation":"[7]","plainCitation":"[7]","noteIndex":0},"citationItems":[{"id":363,"uris":["http://zotero.org/groups/5341101/items/6YJRV8XR"],"itemData":{"id":363,"type":"article-journal","abstract":"BACKGROUND: Benign prostatic hyperplasia (BPH) is a disease that causes lower urinary tract symptoms (LUTS), which are the most common urological problem in approximately one-third of the male population aged over 50 years. Some studies have suggested that diabetes may be a risk factor for the development of BPH. However, whether diabetes aggravates the LUTS of BPH patients is still controversial.\nAIM: To investigate the impact of diabetes mellitus on LUTS in BPH patients.\nMETHODS: A literature search was conducted using Web of Science, Embase, PubMed, and China National Knowledge Infrastructure literature databases. This meta-analysis was registered in PROSPERO (registration number: CRD 42020200794). Fixed- or random-effects models were used for analysis according to heterogeneity. The results of the systematic analysis are presented as weighted mean difference (WMD) with the corresponding 95% confidence intervals (CI).\nRESULTS: In total, 1308 studies were retrieved from databases and 18 articles comprising 1685 cases and 4653 controls were selected for meta-analysis. The results of the meta-analysis showed that the International Prostate Symptom Score (IPSS) value and prostate volume of BPH patients with diabetes was significantly higher than that of BPH patients without diabetes.\nCONCLUSIONS: This systematic review is the first to evaluate the impact of diabetes mellitus on LUTS in BPH patients. The results of our meta-analysis support the hypothesis that LUTS in BPH patients is increased in patients with diabetes mellitus compared with controls, which suggests that physicians should pay more attention to BPH patients with diabetes mellitus.\nSYSTEMATIC REVIEW REGISTRATION: PROSPERO [https://www.crd.york.ac.uk/PROSPERO/display_record.php?RecordID=200794], identifier CRD 42020200794.","container-title":"Frontiers in Endocrinology","DOI":"10.3389/fendo.2021.741748","ISSN":"1664-2392","journalAbbreviation":"Front Endocrinol (Lausanne)","language":"eng","note":"PMID: 35178024\nPMCID: PMC8844560","page":"741748","source":"PubMed","title":"Impact of Diabetes Mellitus on Lower Urinary Tract Symptoms in Benign Prostatic Hyperplasia Patients: A Meta-Analysis","title-short":"Impact of Diabetes Mellitus on Lower Urinary Tract Symptoms in Benign Prostatic Hyperplasia Patients","volume":"12","author":[{"family":"Xin","given":"Caihong"},{"family":"Fan","given":"Huaying"},{"family":"Xie","given":"Jing"},{"family":"Hu","given":"Jingcheng"},{"family":"Sun","given":"Xin"},{"family":"Liu","given":"Qiuchen"}],"issued":{"date-parts":[["2021"]]}}}],"schema":"https://github.com/citation-style-language/schema/raw/master/csl-citation.json"} </w:instrText>
      </w:r>
      <w:r w:rsidR="00A16726">
        <w:rPr>
          <w:rFonts w:ascii="Times New Roman" w:hAnsi="Times New Roman" w:cs="Times New Roman"/>
          <w:b w:val="0"/>
          <w:iCs/>
          <w:color w:val="000000" w:themeColor="text1"/>
          <w:kern w:val="0"/>
          <w:sz w:val="24"/>
          <w:szCs w:val="24"/>
        </w:rPr>
        <w:fldChar w:fldCharType="separate"/>
      </w:r>
      <w:r w:rsidR="00D672AE">
        <w:rPr>
          <w:rFonts w:ascii="Times New Roman" w:hAnsi="Times New Roman" w:cs="Times New Roman"/>
          <w:b w:val="0"/>
          <w:iCs/>
          <w:noProof/>
          <w:color w:val="000000" w:themeColor="text1"/>
          <w:kern w:val="0"/>
          <w:sz w:val="24"/>
          <w:szCs w:val="24"/>
        </w:rPr>
        <w:t>[7]</w:t>
      </w:r>
      <w:r w:rsidR="00A16726">
        <w:rPr>
          <w:rFonts w:ascii="Times New Roman" w:hAnsi="Times New Roman" w:cs="Times New Roman"/>
          <w:b w:val="0"/>
          <w:iCs/>
          <w:color w:val="000000" w:themeColor="text1"/>
          <w:kern w:val="0"/>
          <w:sz w:val="24"/>
          <w:szCs w:val="24"/>
        </w:rPr>
        <w:fldChar w:fldCharType="end"/>
      </w:r>
      <w:r w:rsidR="001D5FDB">
        <w:rPr>
          <w:rFonts w:ascii="Times New Roman" w:hAnsi="Times New Roman" w:cs="Times New Roman"/>
          <w:b w:val="0"/>
          <w:iCs/>
          <w:color w:val="000000" w:themeColor="text1"/>
          <w:kern w:val="0"/>
          <w:sz w:val="24"/>
          <w:szCs w:val="24"/>
        </w:rPr>
        <w:t xml:space="preserve"> have linked hyperglycemia to </w:t>
      </w:r>
      <w:r w:rsidR="003071B0">
        <w:rPr>
          <w:rFonts w:ascii="Times New Roman" w:hAnsi="Times New Roman" w:cs="Times New Roman"/>
          <w:b w:val="0"/>
          <w:iCs/>
          <w:color w:val="000000" w:themeColor="text1"/>
          <w:kern w:val="0"/>
          <w:sz w:val="24"/>
          <w:szCs w:val="24"/>
        </w:rPr>
        <w:t>more</w:t>
      </w:r>
      <w:r w:rsidR="004A4BF0">
        <w:rPr>
          <w:rFonts w:ascii="Times New Roman" w:hAnsi="Times New Roman" w:cs="Times New Roman"/>
          <w:b w:val="0"/>
          <w:iCs/>
          <w:color w:val="000000" w:themeColor="text1"/>
          <w:kern w:val="0"/>
          <w:sz w:val="24"/>
          <w:szCs w:val="24"/>
        </w:rPr>
        <w:t xml:space="preserve"> sever</w:t>
      </w:r>
      <w:r w:rsidR="003071B0">
        <w:rPr>
          <w:rFonts w:ascii="Times New Roman" w:hAnsi="Times New Roman" w:cs="Times New Roman"/>
          <w:b w:val="0"/>
          <w:iCs/>
          <w:color w:val="000000" w:themeColor="text1"/>
          <w:kern w:val="0"/>
          <w:sz w:val="24"/>
          <w:szCs w:val="24"/>
        </w:rPr>
        <w:t>e</w:t>
      </w:r>
      <w:r w:rsidR="004A4BF0">
        <w:rPr>
          <w:rFonts w:ascii="Times New Roman" w:hAnsi="Times New Roman" w:cs="Times New Roman"/>
          <w:b w:val="0"/>
          <w:iCs/>
          <w:color w:val="000000" w:themeColor="text1"/>
          <w:kern w:val="0"/>
          <w:sz w:val="24"/>
          <w:szCs w:val="24"/>
        </w:rPr>
        <w:t xml:space="preserve"> lower</w:t>
      </w:r>
      <w:r w:rsidR="003071B0">
        <w:rPr>
          <w:rFonts w:ascii="Times New Roman" w:hAnsi="Times New Roman" w:cs="Times New Roman"/>
          <w:b w:val="0"/>
          <w:iCs/>
          <w:color w:val="000000" w:themeColor="text1"/>
          <w:kern w:val="0"/>
          <w:sz w:val="24"/>
          <w:szCs w:val="24"/>
        </w:rPr>
        <w:t xml:space="preserve"> </w:t>
      </w:r>
      <w:r w:rsidR="004A4BF0">
        <w:rPr>
          <w:rFonts w:ascii="Times New Roman" w:hAnsi="Times New Roman" w:cs="Times New Roman"/>
          <w:b w:val="0"/>
          <w:iCs/>
          <w:color w:val="000000" w:themeColor="text1"/>
          <w:kern w:val="0"/>
          <w:sz w:val="24"/>
          <w:szCs w:val="24"/>
        </w:rPr>
        <w:t>urinary tract symptoms in BPH patients</w:t>
      </w:r>
      <w:r w:rsidR="00193411">
        <w:rPr>
          <w:rFonts w:ascii="Times New Roman" w:hAnsi="Times New Roman" w:cs="Times New Roman"/>
          <w:b w:val="0"/>
          <w:iCs/>
          <w:color w:val="000000" w:themeColor="text1"/>
          <w:kern w:val="0"/>
          <w:sz w:val="24"/>
          <w:szCs w:val="24"/>
        </w:rPr>
        <w:t>.</w:t>
      </w:r>
      <w:r w:rsidR="009474B7" w:rsidRPr="008A0670">
        <w:rPr>
          <w:rFonts w:ascii="Times New Roman" w:hAnsi="Times New Roman" w:cs="Times New Roman"/>
          <w:b w:val="0"/>
          <w:iCs/>
          <w:color w:val="000000" w:themeColor="text1"/>
          <w:kern w:val="0"/>
          <w:sz w:val="24"/>
          <w:szCs w:val="24"/>
        </w:rPr>
        <w:t xml:space="preserve"> </w:t>
      </w:r>
      <w:r w:rsidR="00794315">
        <w:rPr>
          <w:rFonts w:ascii="Times New Roman" w:hAnsi="Times New Roman" w:cs="Times New Roman"/>
          <w:b w:val="0"/>
          <w:iCs/>
          <w:color w:val="000000" w:themeColor="text1"/>
          <w:kern w:val="0"/>
          <w:sz w:val="24"/>
          <w:szCs w:val="24"/>
        </w:rPr>
        <w:t>Given</w:t>
      </w:r>
      <w:r w:rsidR="004A4BF0">
        <w:rPr>
          <w:rFonts w:ascii="Times New Roman" w:hAnsi="Times New Roman" w:cs="Times New Roman"/>
          <w:b w:val="0"/>
          <w:iCs/>
          <w:color w:val="000000" w:themeColor="text1"/>
          <w:kern w:val="0"/>
          <w:sz w:val="24"/>
          <w:szCs w:val="24"/>
        </w:rPr>
        <w:t xml:space="preserve"> the consequence of the</w:t>
      </w:r>
      <w:r w:rsidR="00794315">
        <w:rPr>
          <w:rFonts w:ascii="Times New Roman" w:hAnsi="Times New Roman" w:cs="Times New Roman"/>
          <w:b w:val="0"/>
          <w:iCs/>
          <w:color w:val="000000" w:themeColor="text1"/>
          <w:kern w:val="0"/>
          <w:sz w:val="24"/>
          <w:szCs w:val="24"/>
        </w:rPr>
        <w:t xml:space="preserve"> link</w:t>
      </w:r>
      <w:r w:rsidR="006B041B">
        <w:rPr>
          <w:rFonts w:ascii="Times New Roman" w:hAnsi="Times New Roman" w:cs="Times New Roman"/>
          <w:b w:val="0"/>
          <w:iCs/>
          <w:color w:val="000000" w:themeColor="text1"/>
          <w:kern w:val="0"/>
          <w:sz w:val="24"/>
          <w:szCs w:val="24"/>
        </w:rPr>
        <w:t xml:space="preserve"> </w:t>
      </w:r>
      <w:r w:rsidR="00794315">
        <w:rPr>
          <w:rFonts w:ascii="Times New Roman" w:hAnsi="Times New Roman" w:cs="Times New Roman"/>
          <w:b w:val="0"/>
          <w:iCs/>
          <w:color w:val="000000" w:themeColor="text1"/>
          <w:kern w:val="0"/>
          <w:sz w:val="24"/>
          <w:szCs w:val="24"/>
        </w:rPr>
        <w:t xml:space="preserve">between </w:t>
      </w:r>
      <w:r w:rsidR="003F51A4">
        <w:rPr>
          <w:rFonts w:ascii="Times New Roman" w:hAnsi="Times New Roman" w:cs="Times New Roman"/>
          <w:b w:val="0"/>
          <w:iCs/>
          <w:color w:val="000000" w:themeColor="text1"/>
          <w:kern w:val="0"/>
          <w:sz w:val="24"/>
          <w:szCs w:val="24"/>
        </w:rPr>
        <w:t>prostate enlargement</w:t>
      </w:r>
      <w:r w:rsidR="000B436C">
        <w:rPr>
          <w:rFonts w:ascii="Times New Roman" w:hAnsi="Times New Roman" w:cs="Times New Roman"/>
          <w:b w:val="0"/>
          <w:iCs/>
          <w:color w:val="000000" w:themeColor="text1"/>
          <w:kern w:val="0"/>
          <w:sz w:val="24"/>
          <w:szCs w:val="24"/>
        </w:rPr>
        <w:t xml:space="preserve"> and glucose metabolism</w:t>
      </w:r>
      <w:r w:rsidR="00794315">
        <w:rPr>
          <w:rFonts w:ascii="Times New Roman" w:hAnsi="Times New Roman" w:cs="Times New Roman"/>
          <w:b w:val="0"/>
          <w:iCs/>
          <w:color w:val="000000" w:themeColor="text1"/>
          <w:kern w:val="0"/>
          <w:sz w:val="24"/>
          <w:szCs w:val="24"/>
        </w:rPr>
        <w:t xml:space="preserve">, </w:t>
      </w:r>
      <w:r w:rsidR="00586757">
        <w:rPr>
          <w:rFonts w:ascii="Times New Roman" w:hAnsi="Times New Roman" w:cs="Times New Roman"/>
          <w:b w:val="0"/>
          <w:iCs/>
          <w:color w:val="000000" w:themeColor="text1"/>
          <w:kern w:val="0"/>
          <w:sz w:val="24"/>
          <w:szCs w:val="24"/>
        </w:rPr>
        <w:t xml:space="preserve">glycemic </w:t>
      </w:r>
      <w:r w:rsidR="00BC2E3E">
        <w:rPr>
          <w:rFonts w:ascii="Times New Roman" w:hAnsi="Times New Roman" w:cs="Times New Roman"/>
          <w:b w:val="0"/>
          <w:iCs/>
          <w:color w:val="000000" w:themeColor="text1"/>
          <w:kern w:val="0"/>
          <w:sz w:val="24"/>
          <w:szCs w:val="24"/>
        </w:rPr>
        <w:t xml:space="preserve">status </w:t>
      </w:r>
      <w:r w:rsidR="00366603">
        <w:rPr>
          <w:rFonts w:ascii="Times New Roman" w:hAnsi="Times New Roman" w:cs="Times New Roman"/>
          <w:b w:val="0"/>
          <w:iCs/>
          <w:color w:val="000000" w:themeColor="text1"/>
          <w:kern w:val="0"/>
          <w:sz w:val="24"/>
          <w:szCs w:val="24"/>
        </w:rPr>
        <w:t xml:space="preserve">is an important </w:t>
      </w:r>
      <w:r w:rsidR="00241B1D">
        <w:rPr>
          <w:rFonts w:ascii="Times New Roman" w:hAnsi="Times New Roman" w:cs="Times New Roman"/>
          <w:b w:val="0"/>
          <w:iCs/>
          <w:color w:val="000000" w:themeColor="text1"/>
          <w:kern w:val="0"/>
          <w:sz w:val="24"/>
          <w:szCs w:val="24"/>
        </w:rPr>
        <w:t>factor</w:t>
      </w:r>
      <w:r w:rsidR="00366603">
        <w:rPr>
          <w:rFonts w:ascii="Times New Roman" w:hAnsi="Times New Roman" w:cs="Times New Roman"/>
          <w:b w:val="0"/>
          <w:iCs/>
          <w:color w:val="000000" w:themeColor="text1"/>
          <w:kern w:val="0"/>
          <w:sz w:val="24"/>
          <w:szCs w:val="24"/>
        </w:rPr>
        <w:t xml:space="preserve"> to consider </w:t>
      </w:r>
      <w:r w:rsidR="00BC2E3E">
        <w:rPr>
          <w:rFonts w:ascii="Times New Roman" w:hAnsi="Times New Roman" w:cs="Times New Roman"/>
          <w:b w:val="0"/>
          <w:iCs/>
          <w:color w:val="000000" w:themeColor="text1"/>
          <w:kern w:val="0"/>
          <w:sz w:val="24"/>
          <w:szCs w:val="24"/>
        </w:rPr>
        <w:t xml:space="preserve">in BPH </w:t>
      </w:r>
      <w:r w:rsidR="009163D2">
        <w:rPr>
          <w:rFonts w:ascii="Times New Roman" w:hAnsi="Times New Roman" w:cs="Times New Roman"/>
          <w:b w:val="0"/>
          <w:iCs/>
          <w:color w:val="000000" w:themeColor="text1"/>
          <w:kern w:val="0"/>
          <w:sz w:val="24"/>
          <w:szCs w:val="24"/>
        </w:rPr>
        <w:t>management</w:t>
      </w:r>
      <w:r w:rsidR="00527FE8">
        <w:rPr>
          <w:rFonts w:ascii="Times New Roman" w:hAnsi="Times New Roman" w:cs="Times New Roman"/>
          <w:b w:val="0"/>
          <w:iCs/>
          <w:color w:val="000000" w:themeColor="text1"/>
          <w:kern w:val="0"/>
          <w:sz w:val="24"/>
          <w:szCs w:val="24"/>
        </w:rPr>
        <w:t>.</w:t>
      </w:r>
    </w:p>
    <w:p w14:paraId="27BA7481" w14:textId="757612EB" w:rsidR="007E4FA7" w:rsidRDefault="00AB765F" w:rsidP="00193411">
      <w:pPr>
        <w:pStyle w:val="Heading1"/>
        <w:numPr>
          <w:ilvl w:val="0"/>
          <w:numId w:val="0"/>
        </w:numPr>
        <w:spacing w:line="480" w:lineRule="auto"/>
        <w:jc w:val="left"/>
        <w:rPr>
          <w:rFonts w:ascii="Times New Roman" w:hAnsi="Times New Roman" w:cs="Times New Roman"/>
          <w:b w:val="0"/>
          <w:iCs/>
          <w:color w:val="000000" w:themeColor="text1"/>
          <w:kern w:val="0"/>
          <w:sz w:val="24"/>
          <w:szCs w:val="24"/>
        </w:rPr>
      </w:pPr>
      <w:r>
        <w:rPr>
          <w:rFonts w:ascii="Times New Roman" w:hAnsi="Times New Roman" w:cs="Times New Roman"/>
          <w:b w:val="0"/>
          <w:iCs/>
          <w:color w:val="000000" w:themeColor="text1"/>
          <w:kern w:val="0"/>
          <w:sz w:val="24"/>
          <w:szCs w:val="24"/>
        </w:rPr>
        <w:t>Studies</w:t>
      </w:r>
      <w:r w:rsidR="005C1F96">
        <w:rPr>
          <w:rFonts w:ascii="Times New Roman" w:hAnsi="Times New Roman" w:cs="Times New Roman"/>
          <w:b w:val="0"/>
          <w:iCs/>
          <w:color w:val="000000" w:themeColor="text1"/>
          <w:kern w:val="0"/>
          <w:sz w:val="24"/>
          <w:szCs w:val="24"/>
        </w:rPr>
        <w:t xml:space="preserve"> have </w:t>
      </w:r>
      <w:r w:rsidR="00D860FD">
        <w:rPr>
          <w:rFonts w:ascii="Times New Roman" w:hAnsi="Times New Roman" w:cs="Times New Roman"/>
          <w:b w:val="0"/>
          <w:iCs/>
          <w:color w:val="000000" w:themeColor="text1"/>
          <w:kern w:val="0"/>
          <w:sz w:val="24"/>
          <w:szCs w:val="24"/>
        </w:rPr>
        <w:t>explored</w:t>
      </w:r>
      <w:r w:rsidR="005C1F96">
        <w:rPr>
          <w:rFonts w:ascii="Times New Roman" w:hAnsi="Times New Roman" w:cs="Times New Roman"/>
          <w:b w:val="0"/>
          <w:iCs/>
          <w:color w:val="000000" w:themeColor="text1"/>
          <w:kern w:val="0"/>
          <w:sz w:val="24"/>
          <w:szCs w:val="24"/>
        </w:rPr>
        <w:t xml:space="preserve"> the effect of </w:t>
      </w:r>
      <w:r w:rsidR="003071B0" w:rsidRPr="008A0670">
        <w:rPr>
          <w:rFonts w:ascii="Times New Roman" w:hAnsi="Times New Roman" w:cs="Times New Roman"/>
          <w:b w:val="0"/>
          <w:iCs/>
          <w:color w:val="000000" w:themeColor="text1"/>
          <w:kern w:val="0"/>
          <w:sz w:val="24"/>
          <w:szCs w:val="24"/>
        </w:rPr>
        <w:t xml:space="preserve">BPH </w:t>
      </w:r>
      <w:r w:rsidR="009474B7" w:rsidRPr="008A0670">
        <w:rPr>
          <w:rFonts w:ascii="Times New Roman" w:hAnsi="Times New Roman" w:cs="Times New Roman"/>
          <w:b w:val="0"/>
          <w:iCs/>
          <w:color w:val="000000" w:themeColor="text1"/>
          <w:kern w:val="0"/>
          <w:sz w:val="24"/>
          <w:szCs w:val="24"/>
        </w:rPr>
        <w:t>medication</w:t>
      </w:r>
      <w:r w:rsidR="005C1F96">
        <w:rPr>
          <w:rFonts w:ascii="Times New Roman" w:hAnsi="Times New Roman" w:cs="Times New Roman"/>
          <w:b w:val="0"/>
          <w:iCs/>
          <w:color w:val="000000" w:themeColor="text1"/>
          <w:kern w:val="0"/>
          <w:sz w:val="24"/>
          <w:szCs w:val="24"/>
        </w:rPr>
        <w:t>s</w:t>
      </w:r>
      <w:r w:rsidR="009474B7" w:rsidRPr="008A0670">
        <w:rPr>
          <w:rFonts w:ascii="Times New Roman" w:hAnsi="Times New Roman" w:cs="Times New Roman"/>
          <w:b w:val="0"/>
          <w:iCs/>
          <w:color w:val="000000" w:themeColor="text1"/>
          <w:kern w:val="0"/>
          <w:sz w:val="24"/>
          <w:szCs w:val="24"/>
        </w:rPr>
        <w:t xml:space="preserve"> </w:t>
      </w:r>
      <w:r w:rsidR="005C1F96">
        <w:rPr>
          <w:rFonts w:ascii="Times New Roman" w:hAnsi="Times New Roman" w:cs="Times New Roman"/>
          <w:b w:val="0"/>
          <w:iCs/>
          <w:color w:val="000000" w:themeColor="text1"/>
          <w:kern w:val="0"/>
          <w:sz w:val="24"/>
          <w:szCs w:val="24"/>
        </w:rPr>
        <w:t>on glucose metabolism; however, their findings are mixed.</w:t>
      </w:r>
      <w:r w:rsidR="00D860FD">
        <w:rPr>
          <w:rFonts w:ascii="Times New Roman" w:hAnsi="Times New Roman" w:cs="Times New Roman"/>
          <w:b w:val="0"/>
          <w:iCs/>
          <w:color w:val="000000" w:themeColor="text1"/>
          <w:kern w:val="0"/>
          <w:sz w:val="24"/>
          <w:szCs w:val="24"/>
        </w:rPr>
        <w:t xml:space="preserve"> </w:t>
      </w:r>
      <w:r w:rsidR="003071B0">
        <w:rPr>
          <w:rFonts w:ascii="Times New Roman" w:hAnsi="Times New Roman" w:cs="Times New Roman"/>
          <w:b w:val="0"/>
          <w:iCs/>
          <w:color w:val="000000" w:themeColor="text1"/>
          <w:kern w:val="0"/>
          <w:sz w:val="24"/>
          <w:szCs w:val="24"/>
        </w:rPr>
        <w:t>A</w:t>
      </w:r>
      <w:r w:rsidR="00D207EA">
        <w:rPr>
          <w:rFonts w:ascii="Times New Roman" w:hAnsi="Times New Roman" w:cs="Times New Roman"/>
          <w:b w:val="0"/>
          <w:iCs/>
          <w:color w:val="000000" w:themeColor="text1"/>
          <w:kern w:val="0"/>
          <w:sz w:val="24"/>
          <w:szCs w:val="24"/>
        </w:rPr>
        <w:t xml:space="preserve">n animal study found </w:t>
      </w:r>
      <w:r w:rsidR="00EF6DA4">
        <w:rPr>
          <w:rFonts w:ascii="Times New Roman" w:hAnsi="Times New Roman" w:cs="Times New Roman"/>
          <w:b w:val="0"/>
          <w:iCs/>
          <w:color w:val="000000" w:themeColor="text1"/>
          <w:kern w:val="0"/>
          <w:sz w:val="24"/>
          <w:szCs w:val="24"/>
        </w:rPr>
        <w:t>5</w:t>
      </w:r>
      <w:r w:rsidR="003071B0" w:rsidRPr="008A0670">
        <w:rPr>
          <w:rFonts w:ascii="Times New Roman" w:hAnsi="Times New Roman" w:cs="Times New Roman"/>
          <w:b w:val="0"/>
          <w:iCs/>
          <w:color w:val="000000" w:themeColor="text1"/>
          <w:kern w:val="0"/>
          <w:sz w:val="24"/>
          <w:szCs w:val="24"/>
        </w:rPr>
        <w:t>-alpha reductase inhibitors</w:t>
      </w:r>
      <w:r w:rsidR="003071B0">
        <w:rPr>
          <w:rFonts w:ascii="Times New Roman" w:hAnsi="Times New Roman" w:cs="Times New Roman"/>
          <w:b w:val="0"/>
          <w:iCs/>
          <w:color w:val="000000" w:themeColor="text1"/>
          <w:kern w:val="0"/>
          <w:sz w:val="24"/>
          <w:szCs w:val="24"/>
        </w:rPr>
        <w:t xml:space="preserve"> (5-ARi</w:t>
      </w:r>
      <w:r w:rsidR="00EF6DA4">
        <w:rPr>
          <w:rFonts w:ascii="Times New Roman" w:hAnsi="Times New Roman" w:cs="Times New Roman"/>
          <w:b w:val="0"/>
          <w:iCs/>
          <w:color w:val="000000" w:themeColor="text1"/>
          <w:kern w:val="0"/>
          <w:sz w:val="24"/>
          <w:szCs w:val="24"/>
        </w:rPr>
        <w:t>s</w:t>
      </w:r>
      <w:r w:rsidR="003071B0">
        <w:rPr>
          <w:rFonts w:ascii="Times New Roman" w:hAnsi="Times New Roman" w:cs="Times New Roman"/>
          <w:b w:val="0"/>
          <w:iCs/>
          <w:color w:val="000000" w:themeColor="text1"/>
          <w:kern w:val="0"/>
          <w:sz w:val="24"/>
          <w:szCs w:val="24"/>
        </w:rPr>
        <w:t xml:space="preserve">) </w:t>
      </w:r>
      <w:r w:rsidR="006B041B">
        <w:rPr>
          <w:rFonts w:ascii="Times New Roman" w:hAnsi="Times New Roman" w:cs="Times New Roman"/>
          <w:b w:val="0"/>
          <w:iCs/>
          <w:color w:val="000000" w:themeColor="text1"/>
          <w:kern w:val="0"/>
          <w:sz w:val="24"/>
          <w:szCs w:val="24"/>
        </w:rPr>
        <w:t>influenced</w:t>
      </w:r>
      <w:r w:rsidR="006B041B" w:rsidRPr="008A0670">
        <w:rPr>
          <w:rFonts w:ascii="Times New Roman" w:hAnsi="Times New Roman" w:cs="Times New Roman"/>
          <w:b w:val="0"/>
          <w:iCs/>
          <w:color w:val="000000" w:themeColor="text1"/>
          <w:kern w:val="0"/>
          <w:sz w:val="24"/>
          <w:szCs w:val="24"/>
        </w:rPr>
        <w:t xml:space="preserve"> </w:t>
      </w:r>
      <w:r w:rsidR="00405430" w:rsidRPr="008A0670">
        <w:rPr>
          <w:rFonts w:ascii="Times New Roman" w:hAnsi="Times New Roman" w:cs="Times New Roman"/>
          <w:b w:val="0"/>
          <w:iCs/>
          <w:color w:val="000000" w:themeColor="text1"/>
          <w:kern w:val="0"/>
          <w:sz w:val="24"/>
          <w:szCs w:val="24"/>
        </w:rPr>
        <w:t>glucocorticoid metabolism</w:t>
      </w:r>
      <w:r w:rsidR="00F00FF2">
        <w:rPr>
          <w:rFonts w:ascii="Times New Roman" w:hAnsi="Times New Roman" w:cs="Times New Roman"/>
          <w:b w:val="0"/>
          <w:iCs/>
          <w:color w:val="000000" w:themeColor="text1"/>
          <w:kern w:val="0"/>
          <w:sz w:val="24"/>
          <w:szCs w:val="24"/>
        </w:rPr>
        <w:t xml:space="preserve"> by reducing the level</w:t>
      </w:r>
      <w:r w:rsidR="006B041B">
        <w:rPr>
          <w:rFonts w:ascii="Times New Roman" w:hAnsi="Times New Roman" w:cs="Times New Roman"/>
          <w:b w:val="0"/>
          <w:iCs/>
          <w:color w:val="000000" w:themeColor="text1"/>
          <w:kern w:val="0"/>
          <w:sz w:val="24"/>
          <w:szCs w:val="24"/>
        </w:rPr>
        <w:t>s</w:t>
      </w:r>
      <w:r w:rsidR="00F00FF2">
        <w:rPr>
          <w:rFonts w:ascii="Times New Roman" w:hAnsi="Times New Roman" w:cs="Times New Roman"/>
          <w:b w:val="0"/>
          <w:iCs/>
          <w:color w:val="000000" w:themeColor="text1"/>
          <w:kern w:val="0"/>
          <w:sz w:val="24"/>
          <w:szCs w:val="24"/>
        </w:rPr>
        <w:t xml:space="preserve"> of androgen dihydrotestosterone</w:t>
      </w:r>
      <w:r w:rsidR="00405430" w:rsidRPr="008A0670">
        <w:rPr>
          <w:rFonts w:ascii="Times New Roman" w:hAnsi="Times New Roman" w:cs="Times New Roman"/>
          <w:b w:val="0"/>
          <w:iCs/>
          <w:color w:val="000000" w:themeColor="text1"/>
          <w:kern w:val="0"/>
          <w:sz w:val="24"/>
          <w:szCs w:val="24"/>
        </w:rPr>
        <w:t xml:space="preserve">, </w:t>
      </w:r>
      <w:r w:rsidR="00527FE8">
        <w:rPr>
          <w:rFonts w:ascii="Times New Roman" w:hAnsi="Times New Roman" w:cs="Times New Roman"/>
          <w:b w:val="0"/>
          <w:iCs/>
          <w:color w:val="000000" w:themeColor="text1"/>
          <w:kern w:val="0"/>
          <w:sz w:val="24"/>
          <w:szCs w:val="24"/>
        </w:rPr>
        <w:t xml:space="preserve">consequently inducing </w:t>
      </w:r>
      <w:proofErr w:type="spellStart"/>
      <w:r w:rsidR="006B041B">
        <w:rPr>
          <w:rFonts w:ascii="Times New Roman" w:hAnsi="Times New Roman" w:cs="Times New Roman"/>
          <w:b w:val="0"/>
          <w:iCs/>
          <w:color w:val="000000" w:themeColor="text1"/>
          <w:kern w:val="0"/>
          <w:sz w:val="24"/>
          <w:szCs w:val="24"/>
        </w:rPr>
        <w:t>steatotic</w:t>
      </w:r>
      <w:proofErr w:type="spellEnd"/>
      <w:r w:rsidR="006B041B">
        <w:rPr>
          <w:rFonts w:ascii="Times New Roman" w:hAnsi="Times New Roman" w:cs="Times New Roman"/>
          <w:b w:val="0"/>
          <w:iCs/>
          <w:color w:val="000000" w:themeColor="text1"/>
          <w:kern w:val="0"/>
          <w:sz w:val="24"/>
          <w:szCs w:val="24"/>
        </w:rPr>
        <w:t xml:space="preserve"> liver disease</w:t>
      </w:r>
      <w:r w:rsidR="00405430" w:rsidRPr="008A0670">
        <w:rPr>
          <w:rFonts w:ascii="Times New Roman" w:hAnsi="Times New Roman" w:cs="Times New Roman"/>
          <w:b w:val="0"/>
          <w:iCs/>
          <w:color w:val="000000" w:themeColor="text1"/>
          <w:kern w:val="0"/>
          <w:sz w:val="24"/>
          <w:szCs w:val="24"/>
        </w:rPr>
        <w:t xml:space="preserve"> and hepatic insulin resistance</w:t>
      </w:r>
      <w:r w:rsidR="003D00E8">
        <w:rPr>
          <w:rFonts w:ascii="Times New Roman" w:hAnsi="Times New Roman" w:cs="Times New Roman"/>
          <w:b w:val="0"/>
          <w:iCs/>
          <w:color w:val="000000" w:themeColor="text1"/>
          <w:kern w:val="0"/>
          <w:sz w:val="24"/>
          <w:szCs w:val="24"/>
        </w:rPr>
        <w:t xml:space="preserve"> </w:t>
      </w:r>
      <w:r w:rsidR="003D00E8">
        <w:rPr>
          <w:rFonts w:ascii="Times New Roman" w:hAnsi="Times New Roman" w:cs="Times New Roman"/>
          <w:b w:val="0"/>
          <w:iCs/>
          <w:color w:val="000000" w:themeColor="text1"/>
          <w:kern w:val="0"/>
          <w:sz w:val="24"/>
          <w:szCs w:val="24"/>
        </w:rPr>
        <w:fldChar w:fldCharType="begin"/>
      </w:r>
      <w:r w:rsidR="009B58BE">
        <w:rPr>
          <w:rFonts w:ascii="Times New Roman" w:hAnsi="Times New Roman" w:cs="Times New Roman"/>
          <w:b w:val="0"/>
          <w:iCs/>
          <w:color w:val="000000" w:themeColor="text1"/>
          <w:kern w:val="0"/>
          <w:sz w:val="24"/>
          <w:szCs w:val="24"/>
        </w:rPr>
        <w:instrText xml:space="preserve"> ADDIN ZOTERO_ITEM CSL_CITATION {"citationID":"IP1JSqsX","properties":{"formattedCitation":"[8]","plainCitation":"[8]","noteIndex":0},"citationItems":[{"id":366,"uris":["http://zotero.org/groups/5341101/items/8UQVEHNJ"],"itemData":{"id":366,"type":"article-journal","abstract":"5α-Reductase type 1 (5αR1) catalyses A-ring reduction of androgens and glucocorticoids in liver, potentially influencing hepatic manifestations of the metabolic syndrome. Male mice, homozygous for a disrupted 5αR1 allele (5αR1 knockout [KO] mice), were studied after metabolic (high-fat diet) and fibrotic (carbon tetrachloride [CCl4]) challenge. The effect of the 5α-reductase inhibitor finasteride on metabolism was investigated in male obese Zucker rats. While eating a high-fat diet, male 5αR1-KO mice demonstrated greater mean weight gain (21.6 ± 1.4 vs 16.2 ± 2.4 g), hyperinsulinemia (insulin area under the curve during glucose tolerance test 609 ± 103 vs. 313 ± 66 ng </w:instrText>
      </w:r>
      <w:r w:rsidR="009B58BE">
        <w:rPr>
          <w:rFonts w:ascii="Cambria Math" w:hAnsi="Cambria Math" w:cs="Cambria Math"/>
          <w:b w:val="0"/>
          <w:iCs/>
          <w:color w:val="000000" w:themeColor="text1"/>
          <w:kern w:val="0"/>
          <w:sz w:val="24"/>
          <w:szCs w:val="24"/>
        </w:rPr>
        <w:instrText>⋅</w:instrText>
      </w:r>
      <w:r w:rsidR="009B58BE">
        <w:rPr>
          <w:rFonts w:ascii="Times New Roman" w:hAnsi="Times New Roman" w:cs="Times New Roman"/>
          <w:b w:val="0"/>
          <w:iCs/>
          <w:color w:val="000000" w:themeColor="text1"/>
          <w:kern w:val="0"/>
          <w:sz w:val="24"/>
          <w:szCs w:val="24"/>
        </w:rPr>
        <w:instrText xml:space="preserve"> mL(-1) </w:instrText>
      </w:r>
      <w:r w:rsidR="009B58BE">
        <w:rPr>
          <w:rFonts w:ascii="Cambria Math" w:hAnsi="Cambria Math" w:cs="Cambria Math"/>
          <w:b w:val="0"/>
          <w:iCs/>
          <w:color w:val="000000" w:themeColor="text1"/>
          <w:kern w:val="0"/>
          <w:sz w:val="24"/>
          <w:szCs w:val="24"/>
        </w:rPr>
        <w:instrText>⋅</w:instrText>
      </w:r>
      <w:r w:rsidR="009B58BE">
        <w:rPr>
          <w:rFonts w:ascii="Times New Roman" w:hAnsi="Times New Roman" w:cs="Times New Roman"/>
          <w:b w:val="0"/>
          <w:iCs/>
          <w:color w:val="000000" w:themeColor="text1"/>
          <w:kern w:val="0"/>
          <w:sz w:val="24"/>
          <w:szCs w:val="24"/>
        </w:rPr>
        <w:instrText xml:space="preserve"> min), and hepatic steatosis (liver triglycerides 136.1 ± 17.0 vs. 89.3 ± 12.1 μmol </w:instrText>
      </w:r>
      <w:r w:rsidR="009B58BE">
        <w:rPr>
          <w:rFonts w:ascii="Cambria Math" w:hAnsi="Cambria Math" w:cs="Cambria Math"/>
          <w:b w:val="0"/>
          <w:iCs/>
          <w:color w:val="000000" w:themeColor="text1"/>
          <w:kern w:val="0"/>
          <w:sz w:val="24"/>
          <w:szCs w:val="24"/>
        </w:rPr>
        <w:instrText>⋅</w:instrText>
      </w:r>
      <w:r w:rsidR="009B58BE">
        <w:rPr>
          <w:rFonts w:ascii="Times New Roman" w:hAnsi="Times New Roman" w:cs="Times New Roman"/>
          <w:b w:val="0"/>
          <w:iCs/>
          <w:color w:val="000000" w:themeColor="text1"/>
          <w:kern w:val="0"/>
          <w:sz w:val="24"/>
          <w:szCs w:val="24"/>
        </w:rPr>
        <w:instrText xml:space="preserve"> g(-1)). mRNA transcript profiles in liver were consistent with decreased fatty acid β-oxidation and increased triglyceride storage. 5αR1-KO male mice were more susceptible to fibrosis after CCl4 administration (37% increase in collagen staining). The nonselective 5α-reductase inhibitor finasteride induced hyperinsulinemia and hepatic steatosis (10.6 ± 1.2 vs. 7.0 ± 1.0 μmol </w:instrText>
      </w:r>
      <w:r w:rsidR="009B58BE">
        <w:rPr>
          <w:rFonts w:ascii="Cambria Math" w:hAnsi="Cambria Math" w:cs="Cambria Math"/>
          <w:b w:val="0"/>
          <w:iCs/>
          <w:color w:val="000000" w:themeColor="text1"/>
          <w:kern w:val="0"/>
          <w:sz w:val="24"/>
          <w:szCs w:val="24"/>
        </w:rPr>
        <w:instrText>⋅</w:instrText>
      </w:r>
      <w:r w:rsidR="009B58BE">
        <w:rPr>
          <w:rFonts w:ascii="Times New Roman" w:hAnsi="Times New Roman" w:cs="Times New Roman"/>
          <w:b w:val="0"/>
          <w:iCs/>
          <w:color w:val="000000" w:themeColor="text1"/>
          <w:kern w:val="0"/>
          <w:sz w:val="24"/>
          <w:szCs w:val="24"/>
        </w:rPr>
        <w:instrText xml:space="preserve"> g(-1)) in obese male Zucker rats, both intact and castrated. 5αR1 deficiency induces insulin resistance and hepatic steatosis, consistent with the intrahepatic accumulation of glucocorticoids, and predisposes to hepatic fibrosis. Hepatic steatosis is independent of androgens in rats. Variations in 5αR1 activity in obesity and with nonselective 5α-reductase inhibition in men with prostate disease may have important consequences for the onset and progression of metabolic liver disease.","container-title":"Diabetes","DOI":"10.2337/db14-0249","ISSN":"1939-327X","issue":"2","journalAbbreviation":"Diabetes","language":"eng","note":"PMID: 25239636","page":"447-458","source":"PubMed","title":"5α-Reductase type 1 deficiency or inhibition predisposes to insulin resistance, hepatic steatosis, and liver fibrosis in rodents","volume":"64","author":[{"family":"Livingstone","given":"Dawn E. W."},{"family":"Barat","given":"Pascal"},{"family":"Di Rollo","given":"Emma M."},{"family":"Rees","given":"Georgina A."},{"family":"Weldin","given":"Benjamin A."},{"family":"Rog-Zielinska","given":"Eva A."},{"family":"MacFarlane","given":"David P."},{"family":"Walker","given":"Brian R."},{"family":"Andrew","given":"Ruth"}],"issued":{"date-parts":[["2015",2]]}}}],"schema":"https://github.com/citation-style-language/schema/raw/master/csl-citation.json"} </w:instrText>
      </w:r>
      <w:r w:rsidR="003D00E8">
        <w:rPr>
          <w:rFonts w:ascii="Times New Roman" w:hAnsi="Times New Roman" w:cs="Times New Roman"/>
          <w:b w:val="0"/>
          <w:iCs/>
          <w:color w:val="000000" w:themeColor="text1"/>
          <w:kern w:val="0"/>
          <w:sz w:val="24"/>
          <w:szCs w:val="24"/>
        </w:rPr>
        <w:fldChar w:fldCharType="separate"/>
      </w:r>
      <w:r w:rsidR="009B58BE">
        <w:rPr>
          <w:rFonts w:ascii="Times New Roman" w:hAnsi="Times New Roman" w:cs="Times New Roman"/>
          <w:b w:val="0"/>
          <w:iCs/>
          <w:noProof/>
          <w:color w:val="000000" w:themeColor="text1"/>
          <w:kern w:val="0"/>
          <w:sz w:val="24"/>
          <w:szCs w:val="24"/>
        </w:rPr>
        <w:t>[8]</w:t>
      </w:r>
      <w:r w:rsidR="003D00E8">
        <w:rPr>
          <w:rFonts w:ascii="Times New Roman" w:hAnsi="Times New Roman" w:cs="Times New Roman"/>
          <w:b w:val="0"/>
          <w:iCs/>
          <w:color w:val="000000" w:themeColor="text1"/>
          <w:kern w:val="0"/>
          <w:sz w:val="24"/>
          <w:szCs w:val="24"/>
        </w:rPr>
        <w:fldChar w:fldCharType="end"/>
      </w:r>
      <w:r w:rsidR="00783DBB">
        <w:rPr>
          <w:rFonts w:ascii="Times New Roman" w:hAnsi="Times New Roman" w:cs="Times New Roman"/>
          <w:b w:val="0"/>
          <w:iCs/>
          <w:color w:val="000000" w:themeColor="text1"/>
          <w:kern w:val="0"/>
          <w:sz w:val="24"/>
          <w:szCs w:val="24"/>
          <w:lang w:val="vi-VN"/>
        </w:rPr>
        <w:t>.</w:t>
      </w:r>
      <w:r w:rsidR="00A32C2F" w:rsidRPr="008A0670">
        <w:rPr>
          <w:rFonts w:ascii="Times New Roman" w:hAnsi="Times New Roman" w:cs="Times New Roman"/>
          <w:b w:val="0"/>
          <w:iCs/>
          <w:color w:val="000000" w:themeColor="text1"/>
          <w:kern w:val="0"/>
          <w:sz w:val="24"/>
          <w:szCs w:val="24"/>
        </w:rPr>
        <w:t xml:space="preserve"> </w:t>
      </w:r>
      <w:r w:rsidR="00527FE8">
        <w:rPr>
          <w:rFonts w:ascii="Times New Roman" w:hAnsi="Times New Roman" w:cs="Times New Roman"/>
          <w:b w:val="0"/>
          <w:iCs/>
          <w:color w:val="000000" w:themeColor="text1"/>
          <w:kern w:val="0"/>
          <w:sz w:val="24"/>
          <w:szCs w:val="24"/>
        </w:rPr>
        <w:t xml:space="preserve">Similar effects have been observed </w:t>
      </w:r>
      <w:r w:rsidR="00C83674">
        <w:rPr>
          <w:rFonts w:ascii="Times New Roman" w:hAnsi="Times New Roman" w:cs="Times New Roman"/>
          <w:b w:val="0"/>
          <w:iCs/>
          <w:color w:val="000000" w:themeColor="text1"/>
          <w:kern w:val="0"/>
          <w:sz w:val="24"/>
          <w:szCs w:val="24"/>
        </w:rPr>
        <w:t>in humans</w:t>
      </w:r>
      <w:r w:rsidR="00027497">
        <w:rPr>
          <w:rFonts w:ascii="Times New Roman" w:hAnsi="Times New Roman" w:cs="Times New Roman"/>
          <w:b w:val="0"/>
          <w:iCs/>
          <w:color w:val="000000" w:themeColor="text1"/>
          <w:kern w:val="0"/>
          <w:sz w:val="24"/>
          <w:szCs w:val="24"/>
        </w:rPr>
        <w:t>.</w:t>
      </w:r>
      <w:r w:rsidR="00C83674">
        <w:rPr>
          <w:rFonts w:ascii="Times New Roman" w:hAnsi="Times New Roman" w:cs="Times New Roman"/>
          <w:b w:val="0"/>
          <w:iCs/>
          <w:color w:val="000000" w:themeColor="text1"/>
          <w:kern w:val="0"/>
          <w:sz w:val="24"/>
          <w:szCs w:val="24"/>
        </w:rPr>
        <w:t xml:space="preserve"> </w:t>
      </w:r>
      <w:r w:rsidR="00027497">
        <w:rPr>
          <w:rFonts w:ascii="Times New Roman" w:hAnsi="Times New Roman" w:cs="Times New Roman"/>
          <w:b w:val="0"/>
          <w:iCs/>
          <w:color w:val="000000" w:themeColor="text1"/>
          <w:kern w:val="0"/>
          <w:sz w:val="24"/>
          <w:szCs w:val="24"/>
        </w:rPr>
        <w:t xml:space="preserve">For example, </w:t>
      </w:r>
      <w:r w:rsidR="00C83674">
        <w:rPr>
          <w:rFonts w:ascii="Times New Roman" w:hAnsi="Times New Roman" w:cs="Times New Roman"/>
          <w:b w:val="0"/>
          <w:iCs/>
          <w:color w:val="000000" w:themeColor="text1"/>
          <w:kern w:val="0"/>
          <w:sz w:val="24"/>
          <w:szCs w:val="24"/>
        </w:rPr>
        <w:t xml:space="preserve">a meta-analysis </w:t>
      </w:r>
      <w:r w:rsidR="00F64C0A">
        <w:rPr>
          <w:rFonts w:ascii="Times New Roman" w:hAnsi="Times New Roman" w:cs="Times New Roman"/>
          <w:b w:val="0"/>
          <w:iCs/>
          <w:color w:val="000000" w:themeColor="text1"/>
          <w:kern w:val="0"/>
          <w:sz w:val="24"/>
          <w:szCs w:val="24"/>
          <w:lang w:eastAsia="ko-KR"/>
        </w:rPr>
        <w:t>report</w:t>
      </w:r>
      <w:r w:rsidR="003071B0">
        <w:rPr>
          <w:rFonts w:ascii="Times New Roman" w:hAnsi="Times New Roman" w:cs="Times New Roman"/>
          <w:b w:val="0"/>
          <w:iCs/>
          <w:color w:val="000000" w:themeColor="text1"/>
          <w:kern w:val="0"/>
          <w:sz w:val="24"/>
          <w:szCs w:val="24"/>
          <w:lang w:eastAsia="ko-KR"/>
        </w:rPr>
        <w:t>ed</w:t>
      </w:r>
      <w:r w:rsidR="00C83674">
        <w:rPr>
          <w:rFonts w:ascii="Times New Roman" w:hAnsi="Times New Roman" w:cs="Times New Roman"/>
          <w:b w:val="0"/>
          <w:iCs/>
          <w:color w:val="000000" w:themeColor="text1"/>
          <w:kern w:val="0"/>
          <w:sz w:val="24"/>
          <w:szCs w:val="24"/>
        </w:rPr>
        <w:t xml:space="preserve"> an association between androgen deprivation therapy and</w:t>
      </w:r>
      <w:r w:rsidR="00F6029A">
        <w:rPr>
          <w:rFonts w:ascii="Times New Roman" w:hAnsi="Times New Roman" w:cs="Times New Roman"/>
          <w:b w:val="0"/>
          <w:iCs/>
          <w:color w:val="000000" w:themeColor="text1"/>
          <w:kern w:val="0"/>
          <w:sz w:val="24"/>
          <w:szCs w:val="24"/>
        </w:rPr>
        <w:t xml:space="preserve"> increase</w:t>
      </w:r>
      <w:r w:rsidR="00F64C0A">
        <w:rPr>
          <w:rFonts w:ascii="Times New Roman" w:hAnsi="Times New Roman" w:cs="Times New Roman"/>
          <w:b w:val="0"/>
          <w:iCs/>
          <w:color w:val="000000" w:themeColor="text1"/>
          <w:kern w:val="0"/>
          <w:sz w:val="24"/>
          <w:szCs w:val="24"/>
        </w:rPr>
        <w:t>d</w:t>
      </w:r>
      <w:r w:rsidR="00F6029A">
        <w:rPr>
          <w:rFonts w:ascii="Times New Roman" w:hAnsi="Times New Roman" w:cs="Times New Roman"/>
          <w:b w:val="0"/>
          <w:iCs/>
          <w:color w:val="000000" w:themeColor="text1"/>
          <w:kern w:val="0"/>
          <w:sz w:val="24"/>
          <w:szCs w:val="24"/>
        </w:rPr>
        <w:t xml:space="preserve"> risk of diabetes mellitus</w:t>
      </w:r>
      <w:r w:rsidR="009B58BE">
        <w:rPr>
          <w:rFonts w:ascii="Times New Roman" w:hAnsi="Times New Roman" w:cs="Times New Roman"/>
          <w:b w:val="0"/>
          <w:iCs/>
          <w:color w:val="000000" w:themeColor="text1"/>
          <w:kern w:val="0"/>
          <w:sz w:val="24"/>
          <w:szCs w:val="24"/>
        </w:rPr>
        <w:t xml:space="preserve"> </w:t>
      </w:r>
      <w:r w:rsidR="009B58BE">
        <w:rPr>
          <w:rFonts w:ascii="Times New Roman" w:hAnsi="Times New Roman" w:cs="Times New Roman"/>
          <w:b w:val="0"/>
          <w:iCs/>
          <w:color w:val="000000" w:themeColor="text1"/>
          <w:kern w:val="0"/>
          <w:sz w:val="24"/>
          <w:szCs w:val="24"/>
        </w:rPr>
        <w:fldChar w:fldCharType="begin"/>
      </w:r>
      <w:r w:rsidR="00F97481">
        <w:rPr>
          <w:rFonts w:ascii="Times New Roman" w:hAnsi="Times New Roman" w:cs="Times New Roman"/>
          <w:b w:val="0"/>
          <w:iCs/>
          <w:color w:val="000000" w:themeColor="text1"/>
          <w:kern w:val="0"/>
          <w:sz w:val="24"/>
          <w:szCs w:val="24"/>
        </w:rPr>
        <w:instrText xml:space="preserve"> ADDIN ZOTERO_ITEM CSL_CITATION {"citationID":"Zx4xPGea","properties":{"formattedCitation":"[9]","plainCitation":"[9]","noteIndex":0},"citationItems":[{"id":368,"uris":["http://zotero.org/groups/5341101/items/Q5GNLEKL"],"itemData":{"id":368,"type":"article-journal","abstract":"There is still no obvious evidence proving that androgen deprivation therapy (ADT) would increase the risk of diabetes. To determine if ADT is associated with diabetes in men with prostate cancer, we carried out the present study. We systematically ...","container-title":"Journal of Diabetes Investigation","DOI":"10.1111/jdi.12472","issue":"4","language":"en","note":"PMID: 27181717","page":"629","source":"pmc.ncbi.nlm.nih.gov","title":"Androgen deprivation therapy is associated with diabetes: Evidence from meta‐analysis","title-short":"Androgen deprivation therapy is associated with diabetes","volume":"7","author":[{"family":"Wang","given":"Huimin"},{"family":"Sun","given":"Xiangyu"},{"family":"Zhao","given":"Lin"},{"family":"Chen","given":"Xiuju"},{"family":"Zhao","given":"Jinsheng"}],"issued":{"date-parts":[["2016",2,8]]}}}],"schema":"https://github.com/citation-style-language/schema/raw/master/csl-citation.json"} </w:instrText>
      </w:r>
      <w:r w:rsidR="009B58BE">
        <w:rPr>
          <w:rFonts w:ascii="Times New Roman" w:hAnsi="Times New Roman" w:cs="Times New Roman"/>
          <w:b w:val="0"/>
          <w:iCs/>
          <w:color w:val="000000" w:themeColor="text1"/>
          <w:kern w:val="0"/>
          <w:sz w:val="24"/>
          <w:szCs w:val="24"/>
        </w:rPr>
        <w:fldChar w:fldCharType="separate"/>
      </w:r>
      <w:r w:rsidR="00F97481">
        <w:rPr>
          <w:rFonts w:ascii="Times New Roman" w:hAnsi="Times New Roman" w:cs="Times New Roman"/>
          <w:b w:val="0"/>
          <w:iCs/>
          <w:noProof/>
          <w:color w:val="000000" w:themeColor="text1"/>
          <w:kern w:val="0"/>
          <w:sz w:val="24"/>
          <w:szCs w:val="24"/>
        </w:rPr>
        <w:t>[9]</w:t>
      </w:r>
      <w:r w:rsidR="009B58BE">
        <w:rPr>
          <w:rFonts w:ascii="Times New Roman" w:hAnsi="Times New Roman" w:cs="Times New Roman"/>
          <w:b w:val="0"/>
          <w:iCs/>
          <w:color w:val="000000" w:themeColor="text1"/>
          <w:kern w:val="0"/>
          <w:sz w:val="24"/>
          <w:szCs w:val="24"/>
        </w:rPr>
        <w:fldChar w:fldCharType="end"/>
      </w:r>
      <w:r w:rsidR="00783DBB">
        <w:rPr>
          <w:rFonts w:ascii="Times New Roman" w:hAnsi="Times New Roman" w:cs="Times New Roman"/>
          <w:b w:val="0"/>
          <w:iCs/>
          <w:color w:val="000000" w:themeColor="text1"/>
          <w:kern w:val="0"/>
          <w:sz w:val="24"/>
          <w:szCs w:val="24"/>
          <w:lang w:val="vi-VN"/>
        </w:rPr>
        <w:t>.</w:t>
      </w:r>
      <w:r w:rsidR="001F6BF1" w:rsidRPr="00783DBB">
        <w:rPr>
          <w:rFonts w:ascii="Times New Roman" w:hAnsi="Times New Roman" w:cs="Times New Roman"/>
          <w:b w:val="0"/>
          <w:iCs/>
          <w:color w:val="000000" w:themeColor="text1"/>
          <w:kern w:val="0"/>
          <w:sz w:val="24"/>
          <w:szCs w:val="24"/>
        </w:rPr>
        <w:t xml:space="preserve"> </w:t>
      </w:r>
      <w:r w:rsidR="00941861">
        <w:rPr>
          <w:rFonts w:ascii="Times New Roman" w:hAnsi="Times New Roman" w:cs="Times New Roman"/>
          <w:b w:val="0"/>
          <w:iCs/>
          <w:color w:val="000000" w:themeColor="text1"/>
          <w:kern w:val="0"/>
          <w:sz w:val="24"/>
          <w:szCs w:val="24"/>
        </w:rPr>
        <w:t>A</w:t>
      </w:r>
      <w:r w:rsidR="00C83674">
        <w:rPr>
          <w:rFonts w:ascii="Times New Roman" w:hAnsi="Times New Roman" w:cs="Times New Roman"/>
          <w:b w:val="0"/>
          <w:iCs/>
          <w:color w:val="000000" w:themeColor="text1"/>
          <w:kern w:val="0"/>
          <w:sz w:val="24"/>
          <w:szCs w:val="24"/>
        </w:rPr>
        <w:t xml:space="preserve"> </w:t>
      </w:r>
      <w:r w:rsidR="00027AB8" w:rsidRPr="008A0670">
        <w:rPr>
          <w:rFonts w:ascii="Times New Roman" w:hAnsi="Times New Roman" w:cs="Times New Roman"/>
          <w:b w:val="0"/>
          <w:iCs/>
          <w:color w:val="000000" w:themeColor="text1"/>
          <w:kern w:val="0"/>
          <w:sz w:val="24"/>
          <w:szCs w:val="24"/>
        </w:rPr>
        <w:t>randomized</w:t>
      </w:r>
      <w:r w:rsidR="00F64C0A">
        <w:rPr>
          <w:rFonts w:ascii="Times New Roman" w:hAnsi="Times New Roman" w:cs="Times New Roman"/>
          <w:b w:val="0"/>
          <w:iCs/>
          <w:color w:val="000000" w:themeColor="text1"/>
          <w:kern w:val="0"/>
          <w:sz w:val="24"/>
          <w:szCs w:val="24"/>
        </w:rPr>
        <w:t xml:space="preserve"> </w:t>
      </w:r>
      <w:r w:rsidR="00027AB8" w:rsidRPr="008A0670">
        <w:rPr>
          <w:rFonts w:ascii="Times New Roman" w:hAnsi="Times New Roman" w:cs="Times New Roman"/>
          <w:b w:val="0"/>
          <w:iCs/>
          <w:color w:val="000000" w:themeColor="text1"/>
          <w:kern w:val="0"/>
          <w:sz w:val="24"/>
          <w:szCs w:val="24"/>
        </w:rPr>
        <w:t xml:space="preserve">controlled study </w:t>
      </w:r>
      <w:r w:rsidR="00C83674">
        <w:rPr>
          <w:rFonts w:ascii="Times New Roman" w:hAnsi="Times New Roman" w:cs="Times New Roman"/>
          <w:b w:val="0"/>
          <w:iCs/>
          <w:color w:val="000000" w:themeColor="text1"/>
          <w:kern w:val="0"/>
          <w:sz w:val="24"/>
          <w:szCs w:val="24"/>
        </w:rPr>
        <w:t>involving</w:t>
      </w:r>
      <w:r w:rsidR="00027AB8" w:rsidRPr="008A0670">
        <w:rPr>
          <w:rFonts w:ascii="Times New Roman" w:hAnsi="Times New Roman" w:cs="Times New Roman"/>
          <w:b w:val="0"/>
          <w:iCs/>
          <w:color w:val="000000" w:themeColor="text1"/>
          <w:kern w:val="0"/>
          <w:sz w:val="24"/>
          <w:szCs w:val="24"/>
        </w:rPr>
        <w:t xml:space="preserve"> </w:t>
      </w:r>
      <w:r w:rsidR="00A32C2F" w:rsidRPr="008A0670">
        <w:rPr>
          <w:rFonts w:ascii="Times New Roman" w:hAnsi="Times New Roman" w:cs="Times New Roman"/>
          <w:b w:val="0"/>
          <w:iCs/>
          <w:color w:val="000000" w:themeColor="text1"/>
          <w:kern w:val="0"/>
          <w:sz w:val="24"/>
          <w:szCs w:val="24"/>
        </w:rPr>
        <w:t xml:space="preserve">46 </w:t>
      </w:r>
      <w:r w:rsidR="006B0537" w:rsidRPr="008A0670">
        <w:rPr>
          <w:rFonts w:ascii="Times New Roman" w:hAnsi="Times New Roman" w:cs="Times New Roman"/>
          <w:b w:val="0"/>
          <w:iCs/>
          <w:color w:val="000000" w:themeColor="text1"/>
          <w:kern w:val="0"/>
          <w:sz w:val="24"/>
          <w:szCs w:val="24"/>
        </w:rPr>
        <w:t>BPH patients</w:t>
      </w:r>
      <w:r w:rsidR="00A32C2F" w:rsidRPr="008A0670">
        <w:rPr>
          <w:rFonts w:ascii="Times New Roman" w:hAnsi="Times New Roman" w:cs="Times New Roman"/>
          <w:b w:val="0"/>
          <w:iCs/>
          <w:color w:val="000000" w:themeColor="text1"/>
          <w:kern w:val="0"/>
          <w:sz w:val="24"/>
          <w:szCs w:val="24"/>
        </w:rPr>
        <w:t xml:space="preserve"> </w:t>
      </w:r>
      <w:r w:rsidR="00F64C0A">
        <w:rPr>
          <w:rFonts w:ascii="Times New Roman" w:hAnsi="Times New Roman" w:cs="Times New Roman"/>
          <w:b w:val="0"/>
          <w:iCs/>
          <w:color w:val="000000" w:themeColor="text1"/>
          <w:kern w:val="0"/>
          <w:sz w:val="24"/>
          <w:szCs w:val="24"/>
        </w:rPr>
        <w:t>found</w:t>
      </w:r>
      <w:r w:rsidR="00F64C0A" w:rsidRPr="008A0670">
        <w:rPr>
          <w:rFonts w:ascii="Times New Roman" w:hAnsi="Times New Roman" w:cs="Times New Roman"/>
          <w:b w:val="0"/>
          <w:iCs/>
          <w:color w:val="000000" w:themeColor="text1"/>
          <w:kern w:val="0"/>
          <w:sz w:val="24"/>
          <w:szCs w:val="24"/>
        </w:rPr>
        <w:t xml:space="preserve"> </w:t>
      </w:r>
      <w:r w:rsidR="00A32C2F" w:rsidRPr="008A0670">
        <w:rPr>
          <w:rFonts w:ascii="Times New Roman" w:hAnsi="Times New Roman" w:cs="Times New Roman"/>
          <w:b w:val="0"/>
          <w:iCs/>
          <w:color w:val="000000" w:themeColor="text1"/>
          <w:kern w:val="0"/>
          <w:sz w:val="24"/>
          <w:szCs w:val="24"/>
        </w:rPr>
        <w:t xml:space="preserve">a decrease in </w:t>
      </w:r>
      <w:r w:rsidR="001B2EB4" w:rsidRPr="008A0670">
        <w:rPr>
          <w:rFonts w:ascii="Times New Roman" w:hAnsi="Times New Roman" w:cs="Times New Roman"/>
          <w:b w:val="0"/>
          <w:iCs/>
          <w:color w:val="000000" w:themeColor="text1"/>
          <w:kern w:val="0"/>
          <w:sz w:val="24"/>
          <w:szCs w:val="24"/>
        </w:rPr>
        <w:t xml:space="preserve">hepatic </w:t>
      </w:r>
      <w:r w:rsidR="00A32C2F" w:rsidRPr="008A0670">
        <w:rPr>
          <w:rFonts w:ascii="Times New Roman" w:hAnsi="Times New Roman" w:cs="Times New Roman"/>
          <w:b w:val="0"/>
          <w:iCs/>
          <w:color w:val="000000" w:themeColor="text1"/>
          <w:kern w:val="0"/>
          <w:sz w:val="24"/>
          <w:szCs w:val="24"/>
        </w:rPr>
        <w:t xml:space="preserve">insulin sensitivity </w:t>
      </w:r>
      <w:r w:rsidR="00C83674">
        <w:rPr>
          <w:rFonts w:ascii="Times New Roman" w:hAnsi="Times New Roman" w:cs="Times New Roman"/>
          <w:b w:val="0"/>
          <w:iCs/>
          <w:color w:val="000000" w:themeColor="text1"/>
          <w:kern w:val="0"/>
          <w:sz w:val="24"/>
          <w:szCs w:val="24"/>
        </w:rPr>
        <w:t xml:space="preserve">among </w:t>
      </w:r>
      <w:r w:rsidR="003738D0">
        <w:rPr>
          <w:rFonts w:ascii="Times New Roman" w:hAnsi="Times New Roman" w:cs="Times New Roman"/>
          <w:b w:val="0"/>
          <w:iCs/>
          <w:color w:val="000000" w:themeColor="text1"/>
          <w:kern w:val="0"/>
          <w:sz w:val="24"/>
          <w:szCs w:val="24"/>
        </w:rPr>
        <w:t>BPH patients on</w:t>
      </w:r>
      <w:r w:rsidR="00A32C2F" w:rsidRPr="008A0670">
        <w:rPr>
          <w:rFonts w:ascii="Times New Roman" w:hAnsi="Times New Roman" w:cs="Times New Roman"/>
          <w:b w:val="0"/>
          <w:iCs/>
          <w:color w:val="000000" w:themeColor="text1"/>
          <w:kern w:val="0"/>
          <w:sz w:val="24"/>
          <w:szCs w:val="24"/>
        </w:rPr>
        <w:t xml:space="preserve"> dutasteride, a 5-A</w:t>
      </w:r>
      <w:r w:rsidR="00027497">
        <w:rPr>
          <w:rFonts w:ascii="Times New Roman" w:hAnsi="Times New Roman" w:cs="Times New Roman"/>
          <w:b w:val="0"/>
          <w:iCs/>
          <w:color w:val="000000" w:themeColor="text1"/>
          <w:kern w:val="0"/>
          <w:sz w:val="24"/>
          <w:szCs w:val="24"/>
        </w:rPr>
        <w:t>R</w:t>
      </w:r>
      <w:r w:rsidR="00A32C2F" w:rsidRPr="008A0670">
        <w:rPr>
          <w:rFonts w:ascii="Times New Roman" w:hAnsi="Times New Roman" w:cs="Times New Roman"/>
          <w:b w:val="0"/>
          <w:iCs/>
          <w:color w:val="000000" w:themeColor="text1"/>
          <w:kern w:val="0"/>
          <w:sz w:val="24"/>
          <w:szCs w:val="24"/>
        </w:rPr>
        <w:t>i</w:t>
      </w:r>
      <w:r w:rsidR="00F97481">
        <w:rPr>
          <w:rFonts w:ascii="Times New Roman" w:hAnsi="Times New Roman" w:cs="Times New Roman"/>
          <w:b w:val="0"/>
          <w:iCs/>
          <w:color w:val="000000" w:themeColor="text1"/>
          <w:kern w:val="0"/>
          <w:sz w:val="24"/>
          <w:szCs w:val="24"/>
        </w:rPr>
        <w:t xml:space="preserve"> </w:t>
      </w:r>
      <w:r w:rsidR="00F97481">
        <w:rPr>
          <w:rFonts w:ascii="Times New Roman" w:hAnsi="Times New Roman" w:cs="Times New Roman"/>
          <w:b w:val="0"/>
          <w:iCs/>
          <w:color w:val="000000" w:themeColor="text1"/>
          <w:kern w:val="0"/>
          <w:sz w:val="24"/>
          <w:szCs w:val="24"/>
        </w:rPr>
        <w:fldChar w:fldCharType="begin"/>
      </w:r>
      <w:r w:rsidR="00E53F5D">
        <w:rPr>
          <w:rFonts w:ascii="Times New Roman" w:hAnsi="Times New Roman" w:cs="Times New Roman"/>
          <w:b w:val="0"/>
          <w:iCs/>
          <w:color w:val="000000" w:themeColor="text1"/>
          <w:kern w:val="0"/>
          <w:sz w:val="24"/>
          <w:szCs w:val="24"/>
        </w:rPr>
        <w:instrText xml:space="preserve"> ADDIN ZOTERO_ITEM CSL_CITATION {"citationID":"1YDRsq8E","properties":{"formattedCitation":"[10]","plainCitation":"[10]","noteIndex":0},"citationItems":[{"id":371,"uris":["http://zotero.org/groups/5341101/items/IV9IXG3A"],"itemData":{"id":371,"type":"article-journal","abstract":"CONTEXT: 5α-Reductase (5αR) types 1 and 2 catalyze the A-ring reduction of steroids, including androgens and glucocorticoids. 5α-R inhibitors lower dihydrotestosterone in benign prostatic hyperplasia; finasteride inhibits 5αR2, and dutasteride inhibits both 5αR2 and 5αR1. In rodents, loss of 5αR1 promotes fatty liver.\nOBJECTIVE: Our objective was to test the hypothesis that inhibition of 5αR1 causes metabolic dysfunction in humans.\nDESIGN, SETTING, AND PARTICIPANTS: This double-blind randomized controlled parallel group study at a clinical research facility included 46 men (20-85 years) studied before and after intervention.\nINTERVENTION: Oral dutasteride (0.5 mg daily; n = 16), finasteride (5 mg daily; n = 16), or control (tamsulosin; 0.4 mg daily; n = 14) was administered for 3 months.\nMAIN OUTCOME MEASURE: Glucose disposal was measured during a stepwise hyperinsulinemic-euglycemic clamp. Data are mean (SEM).\nRESULTS: Dutasteride and finasteride had similar effects on steroid profiles, with reduced urinary androgen and glucocorticoid metabolites and reduced circulating DHT but no change in plasma or salivary cortisol. Dutasteride, but not finasteride, reduced stimulation of glucose disposal by high-dose insulin (dutasteride by -5.7 [3.2] μmol/kg fat-free mass/min, versus finasteride +7.2 [3.0], and tamsulosin +7.0 [2.0]). Dutasteride also reduced suppression of nonesterified fatty acids by insulin and increased body fat (by 1.6% [0.6%]). Glucose production and glycerol turnover were unchanged. Consistent with metabolic effects of dutasteride being mediated in peripheral tissues, mRNA for 5αR1 but not 5αR2 was detected in human adipose tissue.\nCONCLUSION: Dual inhibition of 5αRs, but not inhibition of 5αR2 alone, modulates insulin sensitivity in human peripheral tissues rather than liver. This may have important implications for patients prescribed dutasteride for prostatic disease.","container-title":"The Journal of Clinical Endocrinology and Metabolism","DOI":"10.1210/jc.2014-1395","ISSN":"1945-7197","issue":"8","journalAbbreviation":"J Clin Endocrinol Metab","language":"eng","note":"PMID: 24823464\nPMCID: PMC4207930","page":"E1397-1406","source":"PubMed","title":"5α-reductase type 1 modulates insulin sensitivity in men","volume":"99","author":[{"family":"Upreti","given":"Rita"},{"family":"Hughes","given":"Katherine A."},{"family":"Livingstone","given":"Dawn E. W."},{"family":"Gray","given":"Calum D."},{"family":"Minns","given":"Fiona C."},{"family":"Macfarlane","given":"David P."},{"family":"Marshall","given":"Ian"},{"family":"Stewart","given":"Laurence H."},{"family":"Walker","given":"Brian R."},{"family":"Andrew","given":"Ruth"}],"issued":{"date-parts":[["2014",8]]}}}],"schema":"https://github.com/citation-style-language/schema/raw/master/csl-citation.json"} </w:instrText>
      </w:r>
      <w:r w:rsidR="00F97481">
        <w:rPr>
          <w:rFonts w:ascii="Times New Roman" w:hAnsi="Times New Roman" w:cs="Times New Roman"/>
          <w:b w:val="0"/>
          <w:iCs/>
          <w:color w:val="000000" w:themeColor="text1"/>
          <w:kern w:val="0"/>
          <w:sz w:val="24"/>
          <w:szCs w:val="24"/>
        </w:rPr>
        <w:fldChar w:fldCharType="separate"/>
      </w:r>
      <w:r w:rsidR="00E53F5D">
        <w:rPr>
          <w:rFonts w:ascii="Times New Roman" w:hAnsi="Times New Roman" w:cs="Times New Roman"/>
          <w:b w:val="0"/>
          <w:iCs/>
          <w:noProof/>
          <w:color w:val="000000" w:themeColor="text1"/>
          <w:kern w:val="0"/>
          <w:sz w:val="24"/>
          <w:szCs w:val="24"/>
        </w:rPr>
        <w:t>[10]</w:t>
      </w:r>
      <w:r w:rsidR="00F97481">
        <w:rPr>
          <w:rFonts w:ascii="Times New Roman" w:hAnsi="Times New Roman" w:cs="Times New Roman"/>
          <w:b w:val="0"/>
          <w:iCs/>
          <w:color w:val="000000" w:themeColor="text1"/>
          <w:kern w:val="0"/>
          <w:sz w:val="24"/>
          <w:szCs w:val="24"/>
        </w:rPr>
        <w:fldChar w:fldCharType="end"/>
      </w:r>
      <w:r w:rsidR="00783DBB">
        <w:rPr>
          <w:rFonts w:ascii="Times New Roman" w:hAnsi="Times New Roman" w:cs="Times New Roman"/>
          <w:b w:val="0"/>
          <w:iCs/>
          <w:color w:val="000000" w:themeColor="text1"/>
          <w:kern w:val="0"/>
          <w:sz w:val="24"/>
          <w:szCs w:val="24"/>
          <w:lang w:val="vi-VN"/>
        </w:rPr>
        <w:t>.</w:t>
      </w:r>
      <w:r w:rsidR="00D860FD">
        <w:rPr>
          <w:rFonts w:ascii="Times New Roman" w:hAnsi="Times New Roman" w:cs="Times New Roman"/>
          <w:b w:val="0"/>
          <w:iCs/>
          <w:color w:val="000000" w:themeColor="text1"/>
          <w:kern w:val="0"/>
          <w:sz w:val="24"/>
          <w:szCs w:val="24"/>
        </w:rPr>
        <w:t xml:space="preserve"> </w:t>
      </w:r>
      <w:r w:rsidR="00137BA4">
        <w:rPr>
          <w:rFonts w:ascii="Times New Roman" w:hAnsi="Times New Roman" w:cs="Times New Roman"/>
          <w:b w:val="0"/>
          <w:iCs/>
          <w:color w:val="000000" w:themeColor="text1"/>
          <w:kern w:val="0"/>
          <w:sz w:val="24"/>
          <w:szCs w:val="24"/>
        </w:rPr>
        <w:t>The same mixed findings also appeared in</w:t>
      </w:r>
      <w:r w:rsidR="00027497">
        <w:rPr>
          <w:rFonts w:ascii="Times New Roman" w:hAnsi="Times New Roman" w:cs="Times New Roman"/>
          <w:b w:val="0"/>
          <w:iCs/>
          <w:color w:val="000000" w:themeColor="text1"/>
          <w:kern w:val="0"/>
          <w:sz w:val="24"/>
          <w:szCs w:val="24"/>
        </w:rPr>
        <w:t xml:space="preserve"> i</w:t>
      </w:r>
      <w:r w:rsidR="00D860FD">
        <w:rPr>
          <w:rFonts w:ascii="Times New Roman" w:hAnsi="Times New Roman" w:cs="Times New Roman"/>
          <w:b w:val="0"/>
          <w:iCs/>
          <w:color w:val="000000" w:themeColor="text1"/>
          <w:kern w:val="0"/>
          <w:sz w:val="24"/>
          <w:szCs w:val="24"/>
        </w:rPr>
        <w:t>nvestigations involving</w:t>
      </w:r>
      <w:r w:rsidR="00027497">
        <w:rPr>
          <w:rFonts w:ascii="Times New Roman" w:hAnsi="Times New Roman" w:cs="Times New Roman"/>
          <w:b w:val="0"/>
          <w:iCs/>
          <w:color w:val="000000" w:themeColor="text1"/>
          <w:kern w:val="0"/>
          <w:sz w:val="24"/>
          <w:szCs w:val="24"/>
        </w:rPr>
        <w:t xml:space="preserve"> the</w:t>
      </w:r>
      <w:r w:rsidR="00D860FD">
        <w:rPr>
          <w:rFonts w:ascii="Times New Roman" w:hAnsi="Times New Roman" w:cs="Times New Roman"/>
          <w:b w:val="0"/>
          <w:iCs/>
          <w:color w:val="000000" w:themeColor="text1"/>
          <w:kern w:val="0"/>
          <w:sz w:val="24"/>
          <w:szCs w:val="24"/>
        </w:rPr>
        <w:t xml:space="preserve"> </w:t>
      </w:r>
      <w:proofErr w:type="gramStart"/>
      <w:r w:rsidR="00D860FD">
        <w:rPr>
          <w:rFonts w:ascii="Times New Roman" w:hAnsi="Times New Roman" w:cs="Times New Roman"/>
          <w:b w:val="0"/>
          <w:iCs/>
          <w:color w:val="000000" w:themeColor="text1"/>
          <w:kern w:val="0"/>
          <w:sz w:val="24"/>
          <w:szCs w:val="24"/>
        </w:rPr>
        <w:t>alpha</w:t>
      </w:r>
      <w:proofErr w:type="gramEnd"/>
      <w:r w:rsidR="00D860FD">
        <w:rPr>
          <w:rFonts w:ascii="Times New Roman" w:hAnsi="Times New Roman" w:cs="Times New Roman"/>
          <w:b w:val="0"/>
          <w:iCs/>
          <w:color w:val="000000" w:themeColor="text1"/>
          <w:kern w:val="0"/>
          <w:sz w:val="24"/>
          <w:szCs w:val="24"/>
        </w:rPr>
        <w:t>-</w:t>
      </w:r>
      <w:proofErr w:type="gramStart"/>
      <w:r w:rsidR="00D860FD">
        <w:rPr>
          <w:rFonts w:ascii="Times New Roman" w:hAnsi="Times New Roman" w:cs="Times New Roman"/>
          <w:b w:val="0"/>
          <w:iCs/>
          <w:color w:val="000000" w:themeColor="text1"/>
          <w:kern w:val="0"/>
          <w:sz w:val="24"/>
          <w:szCs w:val="24"/>
        </w:rPr>
        <w:t>blocker drug class</w:t>
      </w:r>
      <w:proofErr w:type="gramEnd"/>
      <w:r w:rsidR="00D860FD">
        <w:rPr>
          <w:rFonts w:ascii="Times New Roman" w:hAnsi="Times New Roman" w:cs="Times New Roman"/>
          <w:b w:val="0"/>
          <w:iCs/>
          <w:color w:val="000000" w:themeColor="text1"/>
          <w:kern w:val="0"/>
          <w:sz w:val="24"/>
          <w:szCs w:val="24"/>
        </w:rPr>
        <w:t>.</w:t>
      </w:r>
      <w:r w:rsidR="00D860FD">
        <w:rPr>
          <w:rFonts w:ascii="Times New Roman" w:hAnsi="Times New Roman" w:cs="Times New Roman"/>
          <w:b w:val="0"/>
          <w:iCs/>
          <w:color w:val="000000" w:themeColor="text1"/>
          <w:kern w:val="0"/>
          <w:sz w:val="24"/>
          <w:szCs w:val="24"/>
          <w:lang w:val="vi-VN"/>
        </w:rPr>
        <w:t xml:space="preserve"> </w:t>
      </w:r>
      <w:r w:rsidR="00B47460">
        <w:rPr>
          <w:rFonts w:ascii="Times New Roman" w:hAnsi="Times New Roman" w:cs="Times New Roman"/>
          <w:b w:val="0"/>
          <w:iCs/>
          <w:color w:val="000000" w:themeColor="text1"/>
          <w:kern w:val="0"/>
          <w:sz w:val="24"/>
          <w:szCs w:val="24"/>
        </w:rPr>
        <w:t>A</w:t>
      </w:r>
      <w:r w:rsidR="00B17CE6" w:rsidRPr="008A0670">
        <w:rPr>
          <w:rFonts w:ascii="Times New Roman" w:hAnsi="Times New Roman" w:cs="Times New Roman"/>
          <w:b w:val="0"/>
          <w:iCs/>
          <w:color w:val="000000" w:themeColor="text1"/>
          <w:kern w:val="0"/>
          <w:sz w:val="24"/>
          <w:szCs w:val="24"/>
        </w:rPr>
        <w:t xml:space="preserve"> </w:t>
      </w:r>
      <w:r w:rsidR="009047DE" w:rsidRPr="008A0670">
        <w:rPr>
          <w:rFonts w:ascii="Times New Roman" w:hAnsi="Times New Roman" w:cs="Times New Roman"/>
          <w:b w:val="0"/>
          <w:iCs/>
          <w:color w:val="000000" w:themeColor="text1"/>
          <w:kern w:val="0"/>
          <w:sz w:val="24"/>
          <w:szCs w:val="24"/>
        </w:rPr>
        <w:t>single-</w:t>
      </w:r>
      <w:r w:rsidR="00C83674">
        <w:rPr>
          <w:rFonts w:ascii="Times New Roman" w:hAnsi="Times New Roman" w:cs="Times New Roman"/>
          <w:b w:val="0"/>
          <w:iCs/>
          <w:color w:val="000000" w:themeColor="text1"/>
          <w:kern w:val="0"/>
          <w:sz w:val="24"/>
          <w:szCs w:val="24"/>
        </w:rPr>
        <w:t>arm</w:t>
      </w:r>
      <w:r w:rsidR="009047DE" w:rsidRPr="008A0670">
        <w:rPr>
          <w:rFonts w:ascii="Times New Roman" w:hAnsi="Times New Roman" w:cs="Times New Roman"/>
          <w:b w:val="0"/>
          <w:iCs/>
          <w:color w:val="000000" w:themeColor="text1"/>
          <w:kern w:val="0"/>
          <w:sz w:val="24"/>
          <w:szCs w:val="24"/>
        </w:rPr>
        <w:t xml:space="preserve"> </w:t>
      </w:r>
      <w:r w:rsidR="00B17CE6" w:rsidRPr="008A0670">
        <w:rPr>
          <w:rFonts w:ascii="Times New Roman" w:hAnsi="Times New Roman" w:cs="Times New Roman"/>
          <w:b w:val="0"/>
          <w:iCs/>
          <w:color w:val="000000" w:themeColor="text1"/>
          <w:kern w:val="0"/>
          <w:sz w:val="24"/>
          <w:szCs w:val="24"/>
        </w:rPr>
        <w:t>clinical trial found favorable effects of doxazosin, a non-specific alpha</w:t>
      </w:r>
      <w:r w:rsidR="00F64C0A">
        <w:rPr>
          <w:rFonts w:ascii="Times New Roman" w:hAnsi="Times New Roman" w:cs="Times New Roman"/>
          <w:b w:val="0"/>
          <w:iCs/>
          <w:color w:val="000000" w:themeColor="text1"/>
          <w:kern w:val="0"/>
          <w:sz w:val="24"/>
          <w:szCs w:val="24"/>
        </w:rPr>
        <w:t>-</w:t>
      </w:r>
      <w:r w:rsidR="00B17CE6" w:rsidRPr="008A0670">
        <w:rPr>
          <w:rFonts w:ascii="Times New Roman" w:hAnsi="Times New Roman" w:cs="Times New Roman"/>
          <w:b w:val="0"/>
          <w:iCs/>
          <w:color w:val="000000" w:themeColor="text1"/>
          <w:kern w:val="0"/>
          <w:sz w:val="24"/>
          <w:szCs w:val="24"/>
        </w:rPr>
        <w:t>blocker, on</w:t>
      </w:r>
      <w:r w:rsidR="00C83674">
        <w:rPr>
          <w:rFonts w:ascii="Times New Roman" w:hAnsi="Times New Roman" w:cs="Times New Roman"/>
          <w:b w:val="0"/>
          <w:iCs/>
          <w:color w:val="000000" w:themeColor="text1"/>
          <w:kern w:val="0"/>
          <w:sz w:val="24"/>
          <w:szCs w:val="24"/>
        </w:rPr>
        <w:t xml:space="preserve"> </w:t>
      </w:r>
      <w:r w:rsidR="00B13ACF">
        <w:rPr>
          <w:rFonts w:ascii="Times New Roman" w:hAnsi="Times New Roman" w:cs="Times New Roman"/>
          <w:b w:val="0"/>
          <w:iCs/>
          <w:color w:val="000000" w:themeColor="text1"/>
          <w:kern w:val="0"/>
          <w:sz w:val="24"/>
          <w:szCs w:val="24"/>
        </w:rPr>
        <w:t>glycemic control</w:t>
      </w:r>
      <w:r w:rsidR="00B17CE6" w:rsidRPr="008A0670">
        <w:rPr>
          <w:rFonts w:ascii="Times New Roman" w:hAnsi="Times New Roman" w:cs="Times New Roman"/>
          <w:b w:val="0"/>
          <w:iCs/>
          <w:color w:val="000000" w:themeColor="text1"/>
          <w:kern w:val="0"/>
          <w:sz w:val="24"/>
          <w:szCs w:val="24"/>
        </w:rPr>
        <w:t xml:space="preserve"> in </w:t>
      </w:r>
      <w:r w:rsidR="003D09D1">
        <w:rPr>
          <w:rFonts w:ascii="Times New Roman" w:hAnsi="Times New Roman" w:cs="Times New Roman"/>
          <w:b w:val="0"/>
          <w:iCs/>
          <w:color w:val="000000" w:themeColor="text1"/>
          <w:kern w:val="0"/>
          <w:sz w:val="24"/>
          <w:szCs w:val="24"/>
        </w:rPr>
        <w:t xml:space="preserve">hypertensive </w:t>
      </w:r>
      <w:r w:rsidR="00B17CE6" w:rsidRPr="008A0670">
        <w:rPr>
          <w:rFonts w:ascii="Times New Roman" w:hAnsi="Times New Roman" w:cs="Times New Roman"/>
          <w:b w:val="0"/>
          <w:iCs/>
          <w:color w:val="000000" w:themeColor="text1"/>
          <w:kern w:val="0"/>
          <w:sz w:val="24"/>
          <w:szCs w:val="24"/>
        </w:rPr>
        <w:t>patients</w:t>
      </w:r>
      <w:r w:rsidR="003D09D1" w:rsidRPr="003D09D1">
        <w:rPr>
          <w:rFonts w:ascii="Times New Roman" w:hAnsi="Times New Roman" w:cs="Times New Roman"/>
          <w:b w:val="0"/>
          <w:iCs/>
          <w:color w:val="000000" w:themeColor="text1"/>
          <w:kern w:val="0"/>
          <w:sz w:val="24"/>
          <w:szCs w:val="24"/>
        </w:rPr>
        <w:t xml:space="preserve"> </w:t>
      </w:r>
      <w:r w:rsidR="003D09D1">
        <w:rPr>
          <w:rFonts w:ascii="Times New Roman" w:hAnsi="Times New Roman" w:cs="Times New Roman"/>
          <w:b w:val="0"/>
          <w:iCs/>
          <w:color w:val="000000" w:themeColor="text1"/>
          <w:kern w:val="0"/>
          <w:sz w:val="24"/>
          <w:szCs w:val="24"/>
        </w:rPr>
        <w:t xml:space="preserve">with </w:t>
      </w:r>
      <w:r w:rsidR="00027497">
        <w:rPr>
          <w:rFonts w:ascii="Times New Roman" w:hAnsi="Times New Roman" w:cs="Times New Roman"/>
          <w:b w:val="0"/>
          <w:iCs/>
          <w:color w:val="000000" w:themeColor="text1"/>
          <w:kern w:val="0"/>
          <w:sz w:val="24"/>
          <w:szCs w:val="24"/>
        </w:rPr>
        <w:t>type 2 diabetes mellitus (</w:t>
      </w:r>
      <w:r w:rsidR="00D860FD">
        <w:rPr>
          <w:rFonts w:ascii="Times New Roman" w:hAnsi="Times New Roman" w:cs="Times New Roman"/>
          <w:b w:val="0"/>
          <w:iCs/>
          <w:color w:val="000000" w:themeColor="text1"/>
          <w:kern w:val="0"/>
          <w:sz w:val="24"/>
          <w:szCs w:val="24"/>
        </w:rPr>
        <w:t>T2DM</w:t>
      </w:r>
      <w:r w:rsidR="00027497">
        <w:rPr>
          <w:rFonts w:ascii="Times New Roman" w:hAnsi="Times New Roman" w:cs="Times New Roman"/>
          <w:b w:val="0"/>
          <w:iCs/>
          <w:color w:val="000000" w:themeColor="text1"/>
          <w:kern w:val="0"/>
          <w:sz w:val="24"/>
          <w:szCs w:val="24"/>
        </w:rPr>
        <w:t>)</w:t>
      </w:r>
      <w:r w:rsidR="00E53F5D">
        <w:rPr>
          <w:rFonts w:ascii="Times New Roman" w:hAnsi="Times New Roman" w:cs="Times New Roman"/>
          <w:b w:val="0"/>
          <w:iCs/>
          <w:color w:val="000000" w:themeColor="text1"/>
          <w:kern w:val="0"/>
          <w:sz w:val="24"/>
          <w:szCs w:val="24"/>
        </w:rPr>
        <w:t xml:space="preserve"> </w:t>
      </w:r>
      <w:r w:rsidR="00E53F5D">
        <w:rPr>
          <w:rFonts w:ascii="Times New Roman" w:hAnsi="Times New Roman" w:cs="Times New Roman"/>
          <w:b w:val="0"/>
          <w:iCs/>
          <w:color w:val="000000" w:themeColor="text1"/>
          <w:kern w:val="0"/>
          <w:sz w:val="24"/>
          <w:szCs w:val="24"/>
        </w:rPr>
        <w:fldChar w:fldCharType="begin"/>
      </w:r>
      <w:r w:rsidR="00E53F5D">
        <w:rPr>
          <w:rFonts w:ascii="Times New Roman" w:hAnsi="Times New Roman" w:cs="Times New Roman"/>
          <w:b w:val="0"/>
          <w:iCs/>
          <w:color w:val="000000" w:themeColor="text1"/>
          <w:kern w:val="0"/>
          <w:sz w:val="24"/>
          <w:szCs w:val="24"/>
        </w:rPr>
        <w:instrText xml:space="preserve"> ADDIN ZOTERO_ITEM CSL_CITATION {"citationID":"IqqZI8Tj","properties":{"formattedCitation":"[11]","plainCitation":"[11]","noteIndex":0},"citationItems":[{"id":373,"uris":["http://zotero.org/groups/5341101/items/VM8E8BDY"],"itemData":{"id":373,"type":"article-journal","abstract":"BACKGROUND AND AIM: The aim of this trial was to evaluate the effect of doxazosin as add-on therapy in patients with hypertension not adequately controlled on current antihypertensive therapy, and impaired glucose metabolism. The effect of doxazosin administered as add-on therapy was to be considered significant both from clinical and statistical viewpoints if the proportion of patients with adequate control of blood pressure (BP&lt;130/85 mmHg) would be at least 30% after 16 weeks of combined therapy.\nMETHOD AND RESULTS: It was an open, multicenter phase IV study, lasting 19 weeks: 3-week qualifying/placebo run-in period+16-week dose titration/add on therapy period, involving 264 out-patients (158 m and 106 f; mean age+/-SD: 60.9+/-8.6 years; mean BMI+/-SD: basal 29.5+/-5.1, final 30.2+/-4.6) with blood pressure still &gt;130/85 mmHg in spite of the antihypertensive treatment (ACE inhibitors 44%, AT II antagonists 21%, Ca antagonists 12%, other drugs 8%, polytherapy 15%) and affected by type 2 diabetes (n=219), impaired fasting glucose (IFG; n=16) or impaired glucose tolerance (IGT; n=29). Following a run-in, 3-week qualifying phase during which placebo was added to ongoing antihypertensive treatment, 16-week treatment with doxazosin was added at dosages from 1 up to 8 mg/day. Main outcome measures were: the percentage of patients with blood pressure &lt;130/85 mmHg at the end of treatment; the effects of the combination therapy on glyco-lipidic metabolism: fasting plasma glucose, fasting insulin, glycated hemoglobin, insulin resistance (HOMA-R), plasma lipids; and the effect on the 10-year CHD risk (Framingham equation).\nRESULTS: 35% of patients were responsive (BP&lt;130/85 mmHg) to add-on treatment with doxazosin (CI 90%: 30.3%-40.4%; P&lt;0.05, stat. an. intention to treat). During the run-in phase with placebo, mean SBP/DBP (+/-SD) decreased from 155.6+/-13.2/91.8+/-6.8 mmHg (Week -3) to 151.9+/-12.9/90.1+/-7.2 mmHg (Week -1) and to 151.2+/-11.5/90.1+/-6.9 mmHg (Week 0). During add-on treatment with doxazosin, mean SBP/DBP (+/-SD) further decreased to 144.9+/-15.2/86.3+/-8.3 mmHg (Week 4), 139.7+/-15.3/83.4+/-7.9 mmHg (Week 8), 135.5+/-14.3/81.7+/-7.6 mmHg (Week 12) and 136.4+/-14.5/81.0+/-7.0 mmHg (Week 16). Overall, mean BP changes reached a plateau of about -15 mmHg (SBP) and -9 mmHg (DBP) after 16 weeks of treatment; at each visit the mean decreases from baseline were statistically significant. The following mean values of metabolic parameters were reduced during the study: fasting plasma glucose (-4.1mg/dl; -2.8%), fasting insulin (-2 microU/ml; -12.3%; P&lt;0.05), glycated hemoglobin (-0.12%; -1.7%), HOMA-R (-1.03; -18.2%; P&lt;0.05), total cholesterol (-1.85 mg/dl; -1.1%), LDL cholesterol (-1.35 mg/dl; -0.8%) and triglycerides (-5.64 mg/dl; -2.4%); mean HDL cholesterol increased (+1.79 mg/dl; +3.9%; P&lt;0.01). At the end of study treatment, the percentage of patients with lab values returned within normal ranges, in comparison with basal values, was statistically significant (P&lt;0.05) for the following parameters: fasting plasma glucose (6.3%), fasting insulin (7.5%), LDL cholesterol (6.0%). Ten-year CHD risk (+/-SD) decreased from 16.4+/-7.8% to 13.6+/-7.4% (final vs. basal: -2.87+/-3.9; -17%; P&lt;0.01). Six patients (2.3%) reported 8 adverse drug reactions: dizziness (3), edema (2), headache (2), asthenia (1). In one out of these 6 patients, in whom doxazosin was associated to the ACE inhibitor quinapril, adverse reaction (peripheral edema) led to treatment withdrawal.\nCONCLUSION: In patients not responsive to antihypertensive treatment and concomitantly affected by impaired glucose metabolism, achievement of target BP was obtained in more than one third of cases after 16-week add-on treatment with doxazosin. Changes in glyco-lipidic parameters and reduction of 10-year CHD risk observed during the study, although of moderate extent, confirm the overall favourable effect of antihypertensive combinations including doxazosin.","container-title":"Nutrition, metabolism, and cardiovascular diseases: NMCD","DOI":"10.1016/j.numecd.2005.04.005","ISSN":"0939-4753","issue":"2","journalAbbreviation":"Nutr Metab Cardiovasc Dis","language":"eng","note":"PMID: 16487914","page":"137-147","source":"PubMed","title":"Clinical efficacy and tolerability of alpha-blocker doxazosin as add-on therapy in patients with hypertension and impaired glucose metabolism","volume":"16","author":[{"family":"Pessina","given":"A. C."},{"family":"Ciccariello","given":"L."},{"family":"Perrone","given":"F."},{"family":"Stoico","given":"V."},{"family":"Gussoni","given":"G."},{"family":"Scotti","given":"A."},{"family":"Muggeo","given":"M."}],"issued":{"date-parts":[["2006",3]]}}}],"schema":"https://github.com/citation-style-language/schema/raw/master/csl-citation.json"} </w:instrText>
      </w:r>
      <w:r w:rsidR="00E53F5D">
        <w:rPr>
          <w:rFonts w:ascii="Times New Roman" w:hAnsi="Times New Roman" w:cs="Times New Roman"/>
          <w:b w:val="0"/>
          <w:iCs/>
          <w:color w:val="000000" w:themeColor="text1"/>
          <w:kern w:val="0"/>
          <w:sz w:val="24"/>
          <w:szCs w:val="24"/>
        </w:rPr>
        <w:fldChar w:fldCharType="separate"/>
      </w:r>
      <w:r w:rsidR="00E53F5D">
        <w:rPr>
          <w:rFonts w:ascii="Times New Roman" w:hAnsi="Times New Roman" w:cs="Times New Roman"/>
          <w:b w:val="0"/>
          <w:iCs/>
          <w:noProof/>
          <w:color w:val="000000" w:themeColor="text1"/>
          <w:kern w:val="0"/>
          <w:sz w:val="24"/>
          <w:szCs w:val="24"/>
        </w:rPr>
        <w:t>[11]</w:t>
      </w:r>
      <w:r w:rsidR="00E53F5D">
        <w:rPr>
          <w:rFonts w:ascii="Times New Roman" w:hAnsi="Times New Roman" w:cs="Times New Roman"/>
          <w:b w:val="0"/>
          <w:iCs/>
          <w:color w:val="000000" w:themeColor="text1"/>
          <w:kern w:val="0"/>
          <w:sz w:val="24"/>
          <w:szCs w:val="24"/>
        </w:rPr>
        <w:fldChar w:fldCharType="end"/>
      </w:r>
      <w:r w:rsidR="00783DBB">
        <w:rPr>
          <w:rFonts w:ascii="Times New Roman" w:hAnsi="Times New Roman" w:cs="Times New Roman"/>
          <w:b w:val="0"/>
          <w:iCs/>
          <w:color w:val="000000" w:themeColor="text1"/>
          <w:kern w:val="0"/>
          <w:sz w:val="24"/>
          <w:szCs w:val="24"/>
          <w:lang w:val="vi-VN"/>
        </w:rPr>
        <w:t>.</w:t>
      </w:r>
      <w:r w:rsidR="00B17CE6" w:rsidRPr="00783DBB">
        <w:rPr>
          <w:rFonts w:ascii="Times New Roman" w:hAnsi="Times New Roman" w:cs="Times New Roman"/>
          <w:b w:val="0"/>
          <w:bCs/>
          <w:iCs/>
          <w:color w:val="000000" w:themeColor="text1"/>
          <w:kern w:val="0"/>
          <w:sz w:val="24"/>
          <w:szCs w:val="24"/>
        </w:rPr>
        <w:t xml:space="preserve"> </w:t>
      </w:r>
      <w:r w:rsidR="00C83674">
        <w:rPr>
          <w:rFonts w:ascii="Times New Roman" w:hAnsi="Times New Roman" w:cs="Times New Roman"/>
          <w:b w:val="0"/>
          <w:iCs/>
          <w:color w:val="000000" w:themeColor="text1"/>
          <w:kern w:val="0"/>
          <w:sz w:val="24"/>
          <w:szCs w:val="24"/>
        </w:rPr>
        <w:t>Conversely</w:t>
      </w:r>
      <w:r w:rsidR="009047DE" w:rsidRPr="008A0670">
        <w:rPr>
          <w:rFonts w:ascii="Times New Roman" w:hAnsi="Times New Roman" w:cs="Times New Roman"/>
          <w:b w:val="0"/>
          <w:iCs/>
          <w:color w:val="000000" w:themeColor="text1"/>
          <w:kern w:val="0"/>
          <w:sz w:val="24"/>
          <w:szCs w:val="24"/>
        </w:rPr>
        <w:t xml:space="preserve">, </w:t>
      </w:r>
      <w:r w:rsidR="009170A0">
        <w:rPr>
          <w:rFonts w:ascii="Times New Roman" w:hAnsi="Times New Roman" w:cs="Times New Roman"/>
          <w:b w:val="0"/>
          <w:iCs/>
          <w:color w:val="000000" w:themeColor="text1"/>
          <w:kern w:val="0"/>
          <w:sz w:val="24"/>
          <w:szCs w:val="24"/>
        </w:rPr>
        <w:t xml:space="preserve">a </w:t>
      </w:r>
      <w:r w:rsidR="009047DE" w:rsidRPr="008A0670">
        <w:rPr>
          <w:rFonts w:ascii="Times New Roman" w:hAnsi="Times New Roman" w:cs="Times New Roman"/>
          <w:b w:val="0"/>
          <w:iCs/>
          <w:color w:val="000000" w:themeColor="text1"/>
          <w:kern w:val="0"/>
          <w:sz w:val="24"/>
          <w:szCs w:val="24"/>
        </w:rPr>
        <w:t>r</w:t>
      </w:r>
      <w:r w:rsidR="00B17CE6" w:rsidRPr="008A0670">
        <w:rPr>
          <w:rFonts w:ascii="Times New Roman" w:hAnsi="Times New Roman" w:cs="Times New Roman"/>
          <w:b w:val="0"/>
          <w:iCs/>
          <w:color w:val="000000" w:themeColor="text1"/>
          <w:kern w:val="0"/>
          <w:sz w:val="24"/>
          <w:szCs w:val="24"/>
        </w:rPr>
        <w:t xml:space="preserve">ecent case series </w:t>
      </w:r>
      <w:r w:rsidR="00F64C0A">
        <w:rPr>
          <w:rFonts w:ascii="Times New Roman" w:hAnsi="Times New Roman" w:cs="Times New Roman"/>
          <w:b w:val="0"/>
          <w:iCs/>
          <w:color w:val="000000" w:themeColor="text1"/>
          <w:kern w:val="0"/>
          <w:sz w:val="24"/>
          <w:szCs w:val="24"/>
        </w:rPr>
        <w:t>showed</w:t>
      </w:r>
      <w:r w:rsidR="00B17CE6" w:rsidRPr="008A0670">
        <w:rPr>
          <w:rFonts w:ascii="Times New Roman" w:hAnsi="Times New Roman" w:cs="Times New Roman"/>
          <w:b w:val="0"/>
          <w:iCs/>
          <w:color w:val="000000" w:themeColor="text1"/>
          <w:kern w:val="0"/>
          <w:sz w:val="24"/>
          <w:szCs w:val="24"/>
        </w:rPr>
        <w:t xml:space="preserve"> tamsulosin, a uroselective alpha</w:t>
      </w:r>
      <w:r w:rsidR="00F64C0A">
        <w:rPr>
          <w:rFonts w:ascii="Times New Roman" w:hAnsi="Times New Roman" w:cs="Times New Roman"/>
          <w:b w:val="0"/>
          <w:iCs/>
          <w:color w:val="000000" w:themeColor="text1"/>
          <w:kern w:val="0"/>
          <w:sz w:val="24"/>
          <w:szCs w:val="24"/>
        </w:rPr>
        <w:t>-</w:t>
      </w:r>
      <w:r w:rsidR="00B17CE6" w:rsidRPr="008A0670">
        <w:rPr>
          <w:rFonts w:ascii="Times New Roman" w:hAnsi="Times New Roman" w:cs="Times New Roman"/>
          <w:b w:val="0"/>
          <w:iCs/>
          <w:color w:val="000000" w:themeColor="text1"/>
          <w:kern w:val="0"/>
          <w:sz w:val="24"/>
          <w:szCs w:val="24"/>
        </w:rPr>
        <w:t xml:space="preserve">blocker, </w:t>
      </w:r>
      <w:r w:rsidR="00C83674">
        <w:rPr>
          <w:rFonts w:ascii="Times New Roman" w:hAnsi="Times New Roman" w:cs="Times New Roman"/>
          <w:b w:val="0"/>
          <w:iCs/>
          <w:color w:val="000000" w:themeColor="text1"/>
          <w:kern w:val="0"/>
          <w:sz w:val="24"/>
          <w:szCs w:val="24"/>
        </w:rPr>
        <w:t>may</w:t>
      </w:r>
      <w:r w:rsidR="00B17CE6" w:rsidRPr="008A0670">
        <w:rPr>
          <w:rFonts w:ascii="Times New Roman" w:hAnsi="Times New Roman" w:cs="Times New Roman"/>
          <w:b w:val="0"/>
          <w:iCs/>
          <w:color w:val="000000" w:themeColor="text1"/>
          <w:kern w:val="0"/>
          <w:sz w:val="24"/>
          <w:szCs w:val="24"/>
        </w:rPr>
        <w:t xml:space="preserve"> </w:t>
      </w:r>
      <w:r w:rsidR="00C83674">
        <w:rPr>
          <w:rFonts w:ascii="Times New Roman" w:hAnsi="Times New Roman" w:cs="Times New Roman"/>
          <w:b w:val="0"/>
          <w:iCs/>
          <w:color w:val="000000" w:themeColor="text1"/>
          <w:kern w:val="0"/>
          <w:sz w:val="24"/>
          <w:szCs w:val="24"/>
        </w:rPr>
        <w:t>induce</w:t>
      </w:r>
      <w:r w:rsidR="00B17CE6" w:rsidRPr="008A0670">
        <w:rPr>
          <w:rFonts w:ascii="Times New Roman" w:hAnsi="Times New Roman" w:cs="Times New Roman"/>
          <w:b w:val="0"/>
          <w:iCs/>
          <w:color w:val="000000" w:themeColor="text1"/>
          <w:kern w:val="0"/>
          <w:sz w:val="24"/>
          <w:szCs w:val="24"/>
        </w:rPr>
        <w:t xml:space="preserve"> hyperglycemia in patients</w:t>
      </w:r>
      <w:r w:rsidR="00146882">
        <w:rPr>
          <w:rFonts w:ascii="Times New Roman" w:hAnsi="Times New Roman" w:cs="Times New Roman"/>
          <w:b w:val="0"/>
          <w:iCs/>
          <w:color w:val="000000" w:themeColor="text1"/>
          <w:kern w:val="0"/>
          <w:sz w:val="24"/>
          <w:szCs w:val="24"/>
        </w:rPr>
        <w:t xml:space="preserve"> with </w:t>
      </w:r>
      <w:r w:rsidR="005869E2">
        <w:rPr>
          <w:rFonts w:ascii="Times New Roman" w:hAnsi="Times New Roman" w:cs="Times New Roman"/>
          <w:b w:val="0"/>
          <w:iCs/>
          <w:color w:val="000000" w:themeColor="text1"/>
          <w:kern w:val="0"/>
          <w:sz w:val="24"/>
          <w:szCs w:val="24"/>
          <w:lang w:val="vi-VN"/>
        </w:rPr>
        <w:t>T2DM</w:t>
      </w:r>
      <w:r w:rsidR="00E53F5D">
        <w:rPr>
          <w:rFonts w:ascii="Times New Roman" w:hAnsi="Times New Roman" w:cs="Times New Roman"/>
          <w:b w:val="0"/>
          <w:iCs/>
          <w:color w:val="000000" w:themeColor="text1"/>
          <w:kern w:val="0"/>
          <w:sz w:val="24"/>
          <w:szCs w:val="24"/>
        </w:rPr>
        <w:t xml:space="preserve"> </w:t>
      </w:r>
      <w:r w:rsidR="00E53F5D">
        <w:rPr>
          <w:rFonts w:ascii="Times New Roman" w:hAnsi="Times New Roman" w:cs="Times New Roman"/>
          <w:b w:val="0"/>
          <w:iCs/>
          <w:color w:val="000000" w:themeColor="text1"/>
          <w:kern w:val="0"/>
          <w:sz w:val="24"/>
          <w:szCs w:val="24"/>
        </w:rPr>
        <w:fldChar w:fldCharType="begin"/>
      </w:r>
      <w:r w:rsidR="00BD494B">
        <w:rPr>
          <w:rFonts w:ascii="Times New Roman" w:hAnsi="Times New Roman" w:cs="Times New Roman"/>
          <w:b w:val="0"/>
          <w:iCs/>
          <w:color w:val="000000" w:themeColor="text1"/>
          <w:kern w:val="0"/>
          <w:sz w:val="24"/>
          <w:szCs w:val="24"/>
        </w:rPr>
        <w:instrText xml:space="preserve"> ADDIN ZOTERO_ITEM CSL_CITATION {"citationID":"Bvd5GPG8","properties":{"formattedCitation":"[12,13]","plainCitation":"[12,13]","noteIndex":0},"citationItems":[{"id":376,"uris":["http://zotero.org/groups/5341101/items/UF754PLZ"],"itemData":{"id":376,"type":"article-journal","container-title":"Clinical Diabetes : A Publication of the American Diabetes Association","DOI":"10.2337/cd21-0018","issue":"1","language":"en","note":"PMID: 35221482","page":"113","source":"pmc.ncbi.nlm.nih.gov","title":"Probable Tamsulosin-Induced Hyperglycemia: A Case Study","title-short":"Probable Tamsulosin-Induced Hyperglycemia","volume":"40","author":[{"family":"Nigro","given":"Stefanie C."},{"family":"Nolan","given":"Ryan"},{"family":"Boemio","given":"Nicholas"}],"issued":{"date-parts":[["2022",1]]}}},{"id":380,"uris":["http://zotero.org/groups/5341101/items/4DPER5ML"],"itemData":{"id":380,"type":"article-journal","container-title":"The Netherlands Journal of Medicine","ISSN":"1872-9061","issue":"3","journalAbbreviation":"Neth J Med","language":"eng","note":"PMID: 20308713","page":"141-143","source":"PubMed","title":"Tamsulosin and hyperglycaemia in patients with diabetes","volume":"68","author":[{"family":"Borgsteede","given":"S."},{"family":"Bruggeman","given":"R."},{"family":"Hoefnagel","given":"R."},{"family":"Huiskes","given":"M."},{"family":"Puijenbroek","given":"E.","non-dropping-particle":"van"}],"issued":{"date-parts":[["2010",3]]}}}],"schema":"https://github.com/citation-style-language/schema/raw/master/csl-citation.json"} </w:instrText>
      </w:r>
      <w:r w:rsidR="00E53F5D">
        <w:rPr>
          <w:rFonts w:ascii="Times New Roman" w:hAnsi="Times New Roman" w:cs="Times New Roman"/>
          <w:b w:val="0"/>
          <w:iCs/>
          <w:color w:val="000000" w:themeColor="text1"/>
          <w:kern w:val="0"/>
          <w:sz w:val="24"/>
          <w:szCs w:val="24"/>
        </w:rPr>
        <w:fldChar w:fldCharType="separate"/>
      </w:r>
      <w:r w:rsidR="00BD494B">
        <w:rPr>
          <w:rFonts w:ascii="Times New Roman" w:hAnsi="Times New Roman" w:cs="Times New Roman"/>
          <w:b w:val="0"/>
          <w:iCs/>
          <w:noProof/>
          <w:color w:val="000000" w:themeColor="text1"/>
          <w:kern w:val="0"/>
          <w:sz w:val="24"/>
          <w:szCs w:val="24"/>
        </w:rPr>
        <w:t>[12,13]</w:t>
      </w:r>
      <w:r w:rsidR="00E53F5D">
        <w:rPr>
          <w:rFonts w:ascii="Times New Roman" w:hAnsi="Times New Roman" w:cs="Times New Roman"/>
          <w:b w:val="0"/>
          <w:iCs/>
          <w:color w:val="000000" w:themeColor="text1"/>
          <w:kern w:val="0"/>
          <w:sz w:val="24"/>
          <w:szCs w:val="24"/>
        </w:rPr>
        <w:fldChar w:fldCharType="end"/>
      </w:r>
      <w:r w:rsidR="00783DBB">
        <w:rPr>
          <w:rFonts w:ascii="Times New Roman" w:hAnsi="Times New Roman" w:cs="Times New Roman"/>
          <w:b w:val="0"/>
          <w:iCs/>
          <w:color w:val="000000" w:themeColor="text1"/>
          <w:kern w:val="0"/>
          <w:sz w:val="24"/>
          <w:szCs w:val="24"/>
          <w:lang w:val="vi-VN"/>
        </w:rPr>
        <w:t>.</w:t>
      </w:r>
      <w:r w:rsidR="00A004AA">
        <w:rPr>
          <w:rFonts w:ascii="Times New Roman" w:hAnsi="Times New Roman" w:cs="Times New Roman"/>
          <w:b w:val="0"/>
          <w:iCs/>
          <w:color w:val="000000" w:themeColor="text1"/>
          <w:kern w:val="0"/>
          <w:sz w:val="24"/>
          <w:szCs w:val="24"/>
        </w:rPr>
        <w:t xml:space="preserve"> </w:t>
      </w:r>
      <w:r w:rsidR="00C83674">
        <w:rPr>
          <w:rFonts w:ascii="Times New Roman" w:hAnsi="Times New Roman" w:cs="Times New Roman"/>
          <w:b w:val="0"/>
          <w:iCs/>
          <w:color w:val="000000" w:themeColor="text1"/>
          <w:kern w:val="0"/>
          <w:sz w:val="24"/>
          <w:szCs w:val="24"/>
        </w:rPr>
        <w:t>The</w:t>
      </w:r>
      <w:r w:rsidR="00030390">
        <w:rPr>
          <w:rFonts w:ascii="Times New Roman" w:hAnsi="Times New Roman" w:cs="Times New Roman"/>
          <w:b w:val="0"/>
          <w:iCs/>
          <w:color w:val="000000" w:themeColor="text1"/>
          <w:kern w:val="0"/>
          <w:sz w:val="24"/>
          <w:szCs w:val="24"/>
        </w:rPr>
        <w:t>se</w:t>
      </w:r>
      <w:r w:rsidR="00C83674">
        <w:rPr>
          <w:rFonts w:ascii="Times New Roman" w:hAnsi="Times New Roman" w:cs="Times New Roman"/>
          <w:b w:val="0"/>
          <w:iCs/>
          <w:color w:val="000000" w:themeColor="text1"/>
          <w:kern w:val="0"/>
          <w:sz w:val="24"/>
          <w:szCs w:val="24"/>
        </w:rPr>
        <w:t xml:space="preserve"> </w:t>
      </w:r>
      <w:r w:rsidR="00DF11C3">
        <w:rPr>
          <w:rFonts w:ascii="Times New Roman" w:hAnsi="Times New Roman" w:cs="Times New Roman"/>
          <w:b w:val="0"/>
          <w:iCs/>
          <w:color w:val="000000" w:themeColor="text1"/>
          <w:kern w:val="0"/>
          <w:sz w:val="24"/>
          <w:szCs w:val="24"/>
        </w:rPr>
        <w:t>inconsistent findings</w:t>
      </w:r>
      <w:r w:rsidR="00C83674">
        <w:rPr>
          <w:rFonts w:ascii="Times New Roman" w:hAnsi="Times New Roman" w:cs="Times New Roman"/>
          <w:b w:val="0"/>
          <w:iCs/>
          <w:color w:val="000000" w:themeColor="text1"/>
          <w:kern w:val="0"/>
          <w:sz w:val="24"/>
          <w:szCs w:val="24"/>
        </w:rPr>
        <w:t xml:space="preserve"> </w:t>
      </w:r>
      <w:r w:rsidR="00C83674">
        <w:rPr>
          <w:rFonts w:ascii="Times New Roman" w:hAnsi="Times New Roman" w:cs="Times New Roman"/>
          <w:b w:val="0"/>
          <w:iCs/>
          <w:color w:val="000000" w:themeColor="text1"/>
          <w:kern w:val="0"/>
          <w:sz w:val="24"/>
          <w:szCs w:val="24"/>
        </w:rPr>
        <w:lastRenderedPageBreak/>
        <w:t>underscore the need for</w:t>
      </w:r>
      <w:r w:rsidR="00EF6DA4">
        <w:rPr>
          <w:rFonts w:ascii="Times New Roman" w:hAnsi="Times New Roman" w:cs="Times New Roman"/>
          <w:b w:val="0"/>
          <w:iCs/>
          <w:color w:val="000000" w:themeColor="text1"/>
          <w:kern w:val="0"/>
          <w:sz w:val="24"/>
          <w:szCs w:val="24"/>
        </w:rPr>
        <w:t xml:space="preserve"> further investigation by</w:t>
      </w:r>
      <w:r w:rsidR="00C83674">
        <w:rPr>
          <w:rFonts w:ascii="Times New Roman" w:hAnsi="Times New Roman" w:cs="Times New Roman"/>
          <w:b w:val="0"/>
          <w:iCs/>
          <w:color w:val="000000" w:themeColor="text1"/>
          <w:kern w:val="0"/>
          <w:sz w:val="24"/>
          <w:szCs w:val="24"/>
        </w:rPr>
        <w:t xml:space="preserve"> </w:t>
      </w:r>
      <w:r w:rsidR="00975AF1">
        <w:rPr>
          <w:rFonts w:ascii="Times New Roman" w:hAnsi="Times New Roman" w:cs="Times New Roman"/>
          <w:b w:val="0"/>
          <w:iCs/>
          <w:color w:val="000000" w:themeColor="text1"/>
          <w:kern w:val="0"/>
          <w:sz w:val="24"/>
          <w:szCs w:val="24"/>
        </w:rPr>
        <w:t xml:space="preserve">large-scale </w:t>
      </w:r>
      <w:r w:rsidR="00C83674">
        <w:rPr>
          <w:rFonts w:ascii="Times New Roman" w:hAnsi="Times New Roman" w:cs="Times New Roman"/>
          <w:b w:val="0"/>
          <w:iCs/>
          <w:color w:val="000000" w:themeColor="text1"/>
          <w:kern w:val="0"/>
          <w:sz w:val="24"/>
          <w:szCs w:val="24"/>
        </w:rPr>
        <w:t>pharmaco</w:t>
      </w:r>
      <w:r w:rsidR="00D860FD">
        <w:rPr>
          <w:rFonts w:ascii="Times New Roman" w:hAnsi="Times New Roman" w:cs="Times New Roman"/>
          <w:b w:val="0"/>
          <w:iCs/>
          <w:color w:val="000000" w:themeColor="text1"/>
          <w:kern w:val="0"/>
          <w:sz w:val="24"/>
          <w:szCs w:val="24"/>
        </w:rPr>
        <w:t>-</w:t>
      </w:r>
      <w:r w:rsidR="00C83674">
        <w:rPr>
          <w:rFonts w:ascii="Times New Roman" w:hAnsi="Times New Roman" w:cs="Times New Roman"/>
          <w:b w:val="0"/>
          <w:iCs/>
          <w:color w:val="000000" w:themeColor="text1"/>
          <w:kern w:val="0"/>
          <w:sz w:val="24"/>
          <w:szCs w:val="24"/>
        </w:rPr>
        <w:t>epidemiological studies</w:t>
      </w:r>
      <w:r w:rsidR="00453E8C" w:rsidRPr="008A0670">
        <w:rPr>
          <w:rFonts w:ascii="Times New Roman" w:hAnsi="Times New Roman" w:cs="Times New Roman"/>
          <w:b w:val="0"/>
          <w:iCs/>
          <w:color w:val="000000" w:themeColor="text1"/>
          <w:kern w:val="0"/>
          <w:sz w:val="24"/>
          <w:szCs w:val="24"/>
        </w:rPr>
        <w:t xml:space="preserve">. </w:t>
      </w:r>
      <w:r w:rsidR="00CC2C45">
        <w:rPr>
          <w:rFonts w:ascii="Times New Roman" w:hAnsi="Times New Roman" w:cs="Times New Roman"/>
          <w:b w:val="0"/>
          <w:iCs/>
          <w:color w:val="000000" w:themeColor="text1"/>
          <w:kern w:val="0"/>
          <w:sz w:val="24"/>
          <w:szCs w:val="24"/>
        </w:rPr>
        <w:t>Two such</w:t>
      </w:r>
      <w:r w:rsidR="00C83674">
        <w:rPr>
          <w:rFonts w:ascii="Times New Roman" w:hAnsi="Times New Roman" w:cs="Times New Roman"/>
          <w:b w:val="0"/>
          <w:iCs/>
          <w:color w:val="000000" w:themeColor="text1"/>
          <w:kern w:val="0"/>
          <w:sz w:val="24"/>
          <w:szCs w:val="24"/>
        </w:rPr>
        <w:t xml:space="preserve"> studies have</w:t>
      </w:r>
      <w:r w:rsidR="00F64C0A">
        <w:rPr>
          <w:rFonts w:ascii="Times New Roman" w:hAnsi="Times New Roman" w:cs="Times New Roman"/>
          <w:b w:val="0"/>
          <w:iCs/>
          <w:color w:val="000000" w:themeColor="text1"/>
          <w:kern w:val="0"/>
          <w:sz w:val="24"/>
          <w:szCs w:val="24"/>
        </w:rPr>
        <w:t xml:space="preserve"> been published</w:t>
      </w:r>
      <w:r w:rsidR="00CC2C45">
        <w:rPr>
          <w:rFonts w:ascii="Times New Roman" w:hAnsi="Times New Roman" w:cs="Times New Roman"/>
          <w:b w:val="0"/>
          <w:iCs/>
          <w:color w:val="000000" w:themeColor="text1"/>
          <w:kern w:val="0"/>
          <w:sz w:val="24"/>
          <w:szCs w:val="24"/>
        </w:rPr>
        <w:t>, though they produced conflicting results despite</w:t>
      </w:r>
      <w:r w:rsidR="00F64C0A">
        <w:rPr>
          <w:rFonts w:ascii="Times New Roman" w:hAnsi="Times New Roman" w:cs="Times New Roman"/>
          <w:b w:val="0"/>
          <w:iCs/>
          <w:color w:val="000000" w:themeColor="text1"/>
          <w:kern w:val="0"/>
          <w:sz w:val="24"/>
          <w:szCs w:val="24"/>
        </w:rPr>
        <w:t xml:space="preserve"> </w:t>
      </w:r>
      <w:r w:rsidR="004A4BF0">
        <w:rPr>
          <w:rFonts w:ascii="Times New Roman" w:hAnsi="Times New Roman" w:cs="Times New Roman"/>
          <w:b w:val="0"/>
          <w:iCs/>
          <w:color w:val="000000" w:themeColor="text1"/>
          <w:kern w:val="0"/>
          <w:sz w:val="24"/>
          <w:szCs w:val="24"/>
        </w:rPr>
        <w:t>using similar database</w:t>
      </w:r>
      <w:r w:rsidR="00EF6DA4">
        <w:rPr>
          <w:rFonts w:ascii="Times New Roman" w:hAnsi="Times New Roman" w:cs="Times New Roman"/>
          <w:b w:val="0"/>
          <w:iCs/>
          <w:color w:val="000000" w:themeColor="text1"/>
          <w:kern w:val="0"/>
          <w:sz w:val="24"/>
          <w:szCs w:val="24"/>
        </w:rPr>
        <w:t>s</w:t>
      </w:r>
      <w:r w:rsidR="00BD494B">
        <w:rPr>
          <w:rFonts w:ascii="Times New Roman" w:hAnsi="Times New Roman" w:cs="Times New Roman"/>
          <w:b w:val="0"/>
          <w:iCs/>
          <w:color w:val="000000" w:themeColor="text1"/>
          <w:kern w:val="0"/>
          <w:sz w:val="24"/>
          <w:szCs w:val="24"/>
        </w:rPr>
        <w:t xml:space="preserve"> </w:t>
      </w:r>
      <w:r w:rsidR="00BD494B">
        <w:rPr>
          <w:rFonts w:ascii="Times New Roman" w:hAnsi="Times New Roman" w:cs="Times New Roman"/>
          <w:b w:val="0"/>
          <w:iCs/>
          <w:color w:val="000000" w:themeColor="text1"/>
          <w:kern w:val="0"/>
          <w:sz w:val="24"/>
          <w:szCs w:val="24"/>
        </w:rPr>
        <w:fldChar w:fldCharType="begin"/>
      </w:r>
      <w:r w:rsidR="00EA417A">
        <w:rPr>
          <w:rFonts w:ascii="Times New Roman" w:hAnsi="Times New Roman" w:cs="Times New Roman"/>
          <w:b w:val="0"/>
          <w:iCs/>
          <w:color w:val="000000" w:themeColor="text1"/>
          <w:kern w:val="0"/>
          <w:sz w:val="24"/>
          <w:szCs w:val="24"/>
        </w:rPr>
        <w:instrText xml:space="preserve"> ADDIN ZOTERO_ITEM CSL_CITATION {"citationID":"BvNgfZwl","properties":{"formattedCitation":"[14,15]","plainCitation":"[14,15]","noteIndex":0},"citationItems":[{"id":66,"uris":["http://zotero.org/users/13327576/items/EQLKGY4E"],"itemData":{"id":66,"type":"article-journal","abstract":"BACKGROUND: This nationwide population-based study investigated the risk of type 2 diabetes mellitus (DM) after 5-alpha-reductase inhibitor (5ARI) therapy for benign prostate hyperplasia (BPH) using the National Health Insurance Research Database (NHIRD) in Taiwan.\nMETHODS: In total, 1,298 adult patients newly diagnosed with BPH and who used more than 28 cumulative defined daily doses (cDDD) of 5ARI were recruited as the therapy group cohort, along with 1,2887 subjects who did not use more than 28 cDDD of 5ARI as a control group from 2002 to 2009. Each patient was monitored for 5 years (from 2003 to 2008) to identify those who subsequently developed type 2 DM. A Cox proportional hazards model was used to compare the risk of type 2 DM between the study and comparison cohorts after adjusting for possible confounding risk factors.\nRESULTS: Patients who received 5ARI therapy had a lower cumulative rate of type 2 DM than those who did not receive 5ARI during the five-year follow-up period (3.5% vs. 5.3%, P = 0.003). In sub-group analysis, among the BPH patients aged &lt;65 years, the five-year type 2 DM events hazard ratio (HR) of 5ARI users was lower than that of nonusers (HR: 0.47, 95% confidence interval (CI): 0.24-0.91; P = 0.026).\nCONCLUSIONS: Therapy with 5ARI may decrease the five-year risk of type 2 DM in the BPH patients younger than 65 years. Further mechanistic research is warranted to validate the results.","container-title":"The Prostate","DOI":"10.1002/pros.23097","ISSN":"1097-0045","issue":"1","journalAbbreviation":"Prostate","language":"eng","note":"PMID: 26390988","page":"41-47","source":"PubMed","title":"5-alpha-reductase inhibitors and the risk of diabetes mellitus: A nationwide population-based study","title-short":"5-alpha-reductase inhibitors and the risk of diabetes mellitus","volume":"76","author":[{"family":"Lee","given":"Shang-Sen"},{"family":"Yang","given":"Yu-Wan"},{"family":"Tsai","given":"Tsung-Hsun"},{"family":"Kuo","given":"Yu-Hung"},{"family":"Chuang","given":"Hsun-Yang"},{"family":"Lee","given":"Ching-Chih"},{"family":"Hsieh","given":"Teng-Fu"}],"issued":{"date-parts":[["2016",1]]}}},{"id":60,"uris":["http://zotero.org/users/13327576/items/6PWHEDUA"],"itemData":{"id":60,"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inhibitors","volume":"365","author":[{"family":"Wei","given":"Li"},{"family":"Lai","given":"Edward Chia-Cheng"},{"family":"Kao-Yang","given":"Yea-Huei"},{"family":"Walker","given":"Brian R."},{"family":"MacDonald","given":"Thomas M."},{"family":"Andrew","given":"Ruth"}],"issued":{"date-parts":[["2019",4,10]]}}}],"schema":"https://github.com/citation-style-language/schema/raw/master/csl-citation.json"} </w:instrText>
      </w:r>
      <w:r w:rsidR="00BD494B">
        <w:rPr>
          <w:rFonts w:ascii="Times New Roman" w:hAnsi="Times New Roman" w:cs="Times New Roman"/>
          <w:b w:val="0"/>
          <w:iCs/>
          <w:color w:val="000000" w:themeColor="text1"/>
          <w:kern w:val="0"/>
          <w:sz w:val="24"/>
          <w:szCs w:val="24"/>
        </w:rPr>
        <w:fldChar w:fldCharType="separate"/>
      </w:r>
      <w:r w:rsidR="00EA417A">
        <w:rPr>
          <w:rFonts w:ascii="Times New Roman" w:hAnsi="Times New Roman" w:cs="Times New Roman"/>
          <w:b w:val="0"/>
          <w:iCs/>
          <w:noProof/>
          <w:color w:val="000000" w:themeColor="text1"/>
          <w:kern w:val="0"/>
          <w:sz w:val="24"/>
          <w:szCs w:val="24"/>
        </w:rPr>
        <w:t>[14,15]</w:t>
      </w:r>
      <w:r w:rsidR="00BD494B">
        <w:rPr>
          <w:rFonts w:ascii="Times New Roman" w:hAnsi="Times New Roman" w:cs="Times New Roman"/>
          <w:b w:val="0"/>
          <w:iCs/>
          <w:color w:val="000000" w:themeColor="text1"/>
          <w:kern w:val="0"/>
          <w:sz w:val="24"/>
          <w:szCs w:val="24"/>
        </w:rPr>
        <w:fldChar w:fldCharType="end"/>
      </w:r>
      <w:r w:rsidR="00783DBB">
        <w:rPr>
          <w:rFonts w:ascii="Times New Roman" w:hAnsi="Times New Roman" w:cs="Times New Roman"/>
          <w:b w:val="0"/>
          <w:iCs/>
          <w:color w:val="000000" w:themeColor="text1"/>
          <w:kern w:val="0"/>
          <w:sz w:val="24"/>
          <w:szCs w:val="24"/>
          <w:lang w:val="vi-VN"/>
        </w:rPr>
        <w:t>.</w:t>
      </w:r>
      <w:r w:rsidR="00617512" w:rsidRPr="008A0670">
        <w:rPr>
          <w:rFonts w:ascii="Times New Roman" w:hAnsi="Times New Roman" w:cs="Times New Roman"/>
          <w:b w:val="0"/>
          <w:iCs/>
          <w:color w:val="000000" w:themeColor="text1"/>
          <w:kern w:val="0"/>
          <w:sz w:val="24"/>
          <w:szCs w:val="24"/>
        </w:rPr>
        <w:t xml:space="preserve"> </w:t>
      </w:r>
      <w:r w:rsidR="00DC73B8">
        <w:rPr>
          <w:rFonts w:ascii="Times New Roman" w:hAnsi="Times New Roman" w:cs="Times New Roman"/>
          <w:b w:val="0"/>
          <w:iCs/>
          <w:color w:val="000000" w:themeColor="text1"/>
          <w:kern w:val="0"/>
          <w:sz w:val="24"/>
          <w:szCs w:val="24"/>
        </w:rPr>
        <w:t>Both studies compared the risk of developing T2DM in BPH patients</w:t>
      </w:r>
      <w:r w:rsidR="00F82691">
        <w:rPr>
          <w:rFonts w:ascii="Times New Roman" w:hAnsi="Times New Roman" w:cs="Times New Roman"/>
          <w:b w:val="0"/>
          <w:iCs/>
          <w:color w:val="000000" w:themeColor="text1"/>
          <w:kern w:val="0"/>
          <w:sz w:val="24"/>
          <w:szCs w:val="24"/>
        </w:rPr>
        <w:t xml:space="preserve"> who</w:t>
      </w:r>
      <w:r w:rsidR="00DC73B8">
        <w:rPr>
          <w:rFonts w:ascii="Times New Roman" w:hAnsi="Times New Roman" w:cs="Times New Roman"/>
          <w:b w:val="0"/>
          <w:iCs/>
          <w:color w:val="000000" w:themeColor="text1"/>
          <w:kern w:val="0"/>
          <w:sz w:val="24"/>
          <w:szCs w:val="24"/>
        </w:rPr>
        <w:t xml:space="preserve"> took 5-ARi</w:t>
      </w:r>
      <w:r w:rsidR="00CC2C45">
        <w:rPr>
          <w:rFonts w:ascii="Times New Roman" w:hAnsi="Times New Roman" w:cs="Times New Roman"/>
          <w:b w:val="0"/>
          <w:iCs/>
          <w:color w:val="000000" w:themeColor="text1"/>
          <w:kern w:val="0"/>
          <w:sz w:val="24"/>
          <w:szCs w:val="24"/>
        </w:rPr>
        <w:t>s</w:t>
      </w:r>
      <w:r w:rsidR="00DC73B8">
        <w:rPr>
          <w:rFonts w:ascii="Times New Roman" w:hAnsi="Times New Roman" w:cs="Times New Roman"/>
          <w:b w:val="0"/>
          <w:iCs/>
          <w:color w:val="000000" w:themeColor="text1"/>
          <w:kern w:val="0"/>
          <w:sz w:val="24"/>
          <w:szCs w:val="24"/>
        </w:rPr>
        <w:t xml:space="preserve"> versus those who did not. The earlier study</w:t>
      </w:r>
      <w:r w:rsidR="00A508B1">
        <w:rPr>
          <w:rFonts w:ascii="Times New Roman" w:hAnsi="Times New Roman" w:cs="Times New Roman"/>
          <w:b w:val="0"/>
          <w:iCs/>
          <w:color w:val="000000" w:themeColor="text1"/>
          <w:kern w:val="0"/>
          <w:sz w:val="24"/>
          <w:szCs w:val="24"/>
        </w:rPr>
        <w:t>, which</w:t>
      </w:r>
      <w:r w:rsidR="00014B04">
        <w:rPr>
          <w:rFonts w:ascii="Times New Roman" w:hAnsi="Times New Roman" w:cs="Times New Roman"/>
          <w:b w:val="0"/>
          <w:iCs/>
          <w:color w:val="000000" w:themeColor="text1"/>
          <w:kern w:val="0"/>
          <w:sz w:val="24"/>
          <w:szCs w:val="24"/>
        </w:rPr>
        <w:t xml:space="preserve"> drew data from the National Health Insurance Research Database</w:t>
      </w:r>
      <w:r w:rsidR="00377F27">
        <w:rPr>
          <w:rFonts w:ascii="Times New Roman" w:hAnsi="Times New Roman" w:cs="Times New Roman"/>
          <w:b w:val="0"/>
          <w:iCs/>
          <w:color w:val="000000" w:themeColor="text1"/>
          <w:kern w:val="0"/>
          <w:sz w:val="24"/>
          <w:szCs w:val="24"/>
        </w:rPr>
        <w:t>,</w:t>
      </w:r>
      <w:r w:rsidR="00014B04">
        <w:rPr>
          <w:rFonts w:ascii="Times New Roman" w:hAnsi="Times New Roman" w:cs="Times New Roman"/>
          <w:b w:val="0"/>
          <w:iCs/>
          <w:color w:val="000000" w:themeColor="text1"/>
          <w:kern w:val="0"/>
          <w:sz w:val="24"/>
          <w:szCs w:val="24"/>
        </w:rPr>
        <w:t xml:space="preserve"> found finasteride</w:t>
      </w:r>
      <w:r w:rsidR="003468AC">
        <w:rPr>
          <w:rFonts w:ascii="Times New Roman" w:hAnsi="Times New Roman" w:cs="Times New Roman"/>
          <w:b w:val="0"/>
          <w:iCs/>
          <w:color w:val="000000" w:themeColor="text1"/>
          <w:kern w:val="0"/>
          <w:sz w:val="24"/>
          <w:szCs w:val="24"/>
        </w:rPr>
        <w:t>—</w:t>
      </w:r>
      <w:r w:rsidR="00014B04">
        <w:rPr>
          <w:rFonts w:ascii="Times New Roman" w:hAnsi="Times New Roman" w:cs="Times New Roman"/>
          <w:b w:val="0"/>
          <w:iCs/>
          <w:color w:val="000000" w:themeColor="text1"/>
          <w:kern w:val="0"/>
          <w:sz w:val="24"/>
          <w:szCs w:val="24"/>
        </w:rPr>
        <w:t>a 5-A</w:t>
      </w:r>
      <w:r w:rsidR="003468AC">
        <w:rPr>
          <w:rFonts w:ascii="Times New Roman" w:hAnsi="Times New Roman" w:cs="Times New Roman"/>
          <w:b w:val="0"/>
          <w:iCs/>
          <w:color w:val="000000" w:themeColor="text1"/>
          <w:kern w:val="0"/>
          <w:sz w:val="24"/>
          <w:szCs w:val="24"/>
        </w:rPr>
        <w:t>R</w:t>
      </w:r>
      <w:r w:rsidR="004A4BF0">
        <w:rPr>
          <w:rFonts w:ascii="Times New Roman" w:hAnsi="Times New Roman" w:cs="Times New Roman"/>
          <w:b w:val="0"/>
          <w:iCs/>
          <w:color w:val="000000" w:themeColor="text1"/>
          <w:kern w:val="0"/>
          <w:sz w:val="24"/>
          <w:szCs w:val="24"/>
        </w:rPr>
        <w:t>i</w:t>
      </w:r>
      <w:r w:rsidR="003468AC">
        <w:rPr>
          <w:rFonts w:ascii="Times New Roman" w:hAnsi="Times New Roman" w:cs="Times New Roman"/>
          <w:b w:val="0"/>
          <w:iCs/>
          <w:color w:val="000000" w:themeColor="text1"/>
          <w:kern w:val="0"/>
          <w:sz w:val="24"/>
          <w:szCs w:val="24"/>
        </w:rPr>
        <w:t>—</w:t>
      </w:r>
      <w:r w:rsidR="00014B04">
        <w:rPr>
          <w:rFonts w:ascii="Times New Roman" w:hAnsi="Times New Roman" w:cs="Times New Roman"/>
          <w:b w:val="0"/>
          <w:iCs/>
          <w:color w:val="000000" w:themeColor="text1"/>
          <w:kern w:val="0"/>
          <w:sz w:val="24"/>
          <w:szCs w:val="24"/>
        </w:rPr>
        <w:t>decreased the risk of developing T2DM</w:t>
      </w:r>
      <w:r w:rsidR="00EA417A">
        <w:rPr>
          <w:rFonts w:ascii="Times New Roman" w:hAnsi="Times New Roman" w:cs="Times New Roman"/>
          <w:b w:val="0"/>
          <w:iCs/>
          <w:color w:val="000000" w:themeColor="text1"/>
          <w:kern w:val="0"/>
          <w:sz w:val="24"/>
          <w:szCs w:val="24"/>
        </w:rPr>
        <w:t xml:space="preserve"> </w:t>
      </w:r>
      <w:r w:rsidR="00EA417A">
        <w:rPr>
          <w:rFonts w:ascii="Times New Roman" w:hAnsi="Times New Roman" w:cs="Times New Roman"/>
          <w:b w:val="0"/>
          <w:iCs/>
          <w:color w:val="000000" w:themeColor="text1"/>
          <w:kern w:val="0"/>
          <w:sz w:val="24"/>
          <w:szCs w:val="24"/>
        </w:rPr>
        <w:fldChar w:fldCharType="begin"/>
      </w:r>
      <w:r w:rsidR="00731B63">
        <w:rPr>
          <w:rFonts w:ascii="Times New Roman" w:hAnsi="Times New Roman" w:cs="Times New Roman"/>
          <w:b w:val="0"/>
          <w:iCs/>
          <w:color w:val="000000" w:themeColor="text1"/>
          <w:kern w:val="0"/>
          <w:sz w:val="24"/>
          <w:szCs w:val="24"/>
        </w:rPr>
        <w:instrText xml:space="preserve"> ADDIN ZOTERO_ITEM CSL_CITATION {"citationID":"7DuHjXCc","properties":{"formattedCitation":"[14]","plainCitation":"[14]","noteIndex":0},"citationItems":[{"id":66,"uris":["http://zotero.org/users/13327576/items/EQLKGY4E"],"itemData":{"id":66,"type":"article-journal","abstract":"BACKGROUND: This nationwide population-based study investigated the risk of type 2 diabetes mellitus (DM) after 5-alpha-reductase inhibitor (5ARI) therapy for benign prostate hyperplasia (BPH) using the National Health Insurance Research Database (NHIRD) in Taiwan.\nMETHODS: In total, 1,298 adult patients newly diagnosed with BPH and who used more than 28 cumulative defined daily doses (cDDD) of 5ARI were recruited as the therapy group cohort, along with 1,2887 subjects who did not use more than 28 cDDD of 5ARI as a control group from 2002 to 2009. Each patient was monitored for 5 years (from 2003 to 2008) to identify those who subsequently developed type 2 DM. A Cox proportional hazards model was used to compare the risk of type 2 DM between the study and comparison cohorts after adjusting for possible confounding risk factors.\nRESULTS: Patients who received 5ARI therapy had a lower cumulative rate of type 2 DM than those who did not receive 5ARI during the five-year follow-up period (3.5% vs. 5.3%, P = 0.003). In sub-group analysis, among the BPH patients aged &lt;65 years, the five-year type 2 DM events hazard ratio (HR) of 5ARI users was lower than that of nonusers (HR: 0.47, 95% confidence interval (CI): 0.24-0.91; P = 0.026).\nCONCLUSIONS: Therapy with 5ARI may decrease the five-year risk of type 2 DM in the BPH patients younger than 65 years. Further mechanistic research is warranted to validate the results.","container-title":"The Prostate","DOI":"10.1002/pros.23097","ISSN":"1097-0045","issue":"1","journalAbbreviation":"Prostate","language":"eng","note":"PMID: 26390988","page":"41-47","source":"PubMed","title":"5-alpha-reductase inhibitors and the risk of diabetes mellitus: A nationwide population-based study","title-short":"5-alpha-reductase inhibitors and the risk of diabetes mellitus","volume":"76","author":[{"family":"Lee","given":"Shang-Sen"},{"family":"Yang","given":"Yu-Wan"},{"family":"Tsai","given":"Tsung-Hsun"},{"family":"Kuo","given":"Yu-Hung"},{"family":"Chuang","given":"Hsun-Yang"},{"family":"Lee","given":"Ching-Chih"},{"family":"Hsieh","given":"Teng-Fu"}],"issued":{"date-parts":[["2016",1]]}}}],"schema":"https://github.com/citation-style-language/schema/raw/master/csl-citation.json"} </w:instrText>
      </w:r>
      <w:r w:rsidR="00EA417A">
        <w:rPr>
          <w:rFonts w:ascii="Times New Roman" w:hAnsi="Times New Roman" w:cs="Times New Roman"/>
          <w:b w:val="0"/>
          <w:iCs/>
          <w:color w:val="000000" w:themeColor="text1"/>
          <w:kern w:val="0"/>
          <w:sz w:val="24"/>
          <w:szCs w:val="24"/>
        </w:rPr>
        <w:fldChar w:fldCharType="separate"/>
      </w:r>
      <w:r w:rsidR="00731B63">
        <w:rPr>
          <w:rFonts w:ascii="Times New Roman" w:hAnsi="Times New Roman" w:cs="Times New Roman"/>
          <w:b w:val="0"/>
          <w:iCs/>
          <w:noProof/>
          <w:color w:val="000000" w:themeColor="text1"/>
          <w:kern w:val="0"/>
          <w:sz w:val="24"/>
          <w:szCs w:val="24"/>
        </w:rPr>
        <w:t>[14]</w:t>
      </w:r>
      <w:r w:rsidR="00EA417A">
        <w:rPr>
          <w:rFonts w:ascii="Times New Roman" w:hAnsi="Times New Roman" w:cs="Times New Roman"/>
          <w:b w:val="0"/>
          <w:iCs/>
          <w:color w:val="000000" w:themeColor="text1"/>
          <w:kern w:val="0"/>
          <w:sz w:val="24"/>
          <w:szCs w:val="24"/>
        </w:rPr>
        <w:fldChar w:fldCharType="end"/>
      </w:r>
      <w:r w:rsidR="00C23952">
        <w:rPr>
          <w:rFonts w:ascii="Times New Roman" w:hAnsi="Times New Roman" w:cs="Times New Roman"/>
          <w:b w:val="0"/>
          <w:iCs/>
          <w:color w:val="000000" w:themeColor="text1"/>
          <w:kern w:val="0"/>
          <w:sz w:val="24"/>
          <w:szCs w:val="24"/>
          <w:lang w:val="vi-VN"/>
        </w:rPr>
        <w:t>.</w:t>
      </w:r>
      <w:r w:rsidR="00014B04">
        <w:rPr>
          <w:rFonts w:ascii="Times New Roman" w:hAnsi="Times New Roman" w:cs="Times New Roman"/>
          <w:b w:val="0"/>
          <w:iCs/>
          <w:color w:val="000000" w:themeColor="text1"/>
          <w:kern w:val="0"/>
          <w:sz w:val="24"/>
          <w:szCs w:val="24"/>
        </w:rPr>
        <w:t xml:space="preserve"> </w:t>
      </w:r>
      <w:r w:rsidR="00377F27">
        <w:rPr>
          <w:rFonts w:ascii="Times New Roman" w:hAnsi="Times New Roman" w:cs="Times New Roman"/>
          <w:b w:val="0"/>
          <w:iCs/>
          <w:color w:val="000000" w:themeColor="text1"/>
          <w:kern w:val="0"/>
          <w:sz w:val="24"/>
          <w:szCs w:val="24"/>
        </w:rPr>
        <w:t xml:space="preserve">By contrast, </w:t>
      </w:r>
      <w:r w:rsidR="00DC73B8">
        <w:rPr>
          <w:rFonts w:ascii="Times New Roman" w:hAnsi="Times New Roman" w:cs="Times New Roman"/>
          <w:b w:val="0"/>
          <w:iCs/>
          <w:color w:val="000000" w:themeColor="text1"/>
          <w:kern w:val="0"/>
          <w:sz w:val="24"/>
          <w:szCs w:val="24"/>
        </w:rPr>
        <w:t>the latter study</w:t>
      </w:r>
      <w:r w:rsidR="00654B52">
        <w:rPr>
          <w:rFonts w:ascii="Times New Roman" w:hAnsi="Times New Roman" w:cs="Times New Roman"/>
          <w:b w:val="0"/>
          <w:iCs/>
          <w:color w:val="000000" w:themeColor="text1"/>
          <w:kern w:val="0"/>
          <w:sz w:val="24"/>
          <w:szCs w:val="24"/>
        </w:rPr>
        <w:t>, which</w:t>
      </w:r>
      <w:r w:rsidR="001B0FDB">
        <w:rPr>
          <w:rFonts w:ascii="Times New Roman" w:hAnsi="Times New Roman" w:cs="Times New Roman"/>
          <w:b w:val="0"/>
          <w:iCs/>
          <w:color w:val="000000" w:themeColor="text1"/>
          <w:kern w:val="0"/>
          <w:sz w:val="24"/>
          <w:szCs w:val="24"/>
        </w:rPr>
        <w:t xml:space="preserve"> utili</w:t>
      </w:r>
      <w:r w:rsidR="00B16235">
        <w:rPr>
          <w:rFonts w:ascii="Times New Roman" w:hAnsi="Times New Roman" w:cs="Times New Roman"/>
          <w:b w:val="0"/>
          <w:iCs/>
          <w:color w:val="000000" w:themeColor="text1"/>
          <w:kern w:val="0"/>
          <w:sz w:val="24"/>
          <w:szCs w:val="24"/>
        </w:rPr>
        <w:t>z</w:t>
      </w:r>
      <w:r w:rsidR="001B0FDB">
        <w:rPr>
          <w:rFonts w:ascii="Times New Roman" w:hAnsi="Times New Roman" w:cs="Times New Roman"/>
          <w:b w:val="0"/>
          <w:iCs/>
          <w:color w:val="000000" w:themeColor="text1"/>
          <w:kern w:val="0"/>
          <w:sz w:val="24"/>
          <w:szCs w:val="24"/>
        </w:rPr>
        <w:t>ed</w:t>
      </w:r>
      <w:r w:rsidR="00720ECE">
        <w:rPr>
          <w:rFonts w:ascii="Times New Roman" w:hAnsi="Times New Roman" w:cs="Times New Roman"/>
          <w:b w:val="0"/>
          <w:iCs/>
          <w:color w:val="000000" w:themeColor="text1"/>
          <w:kern w:val="0"/>
          <w:sz w:val="24"/>
          <w:szCs w:val="24"/>
        </w:rPr>
        <w:t xml:space="preserve"> both</w:t>
      </w:r>
      <w:r w:rsidR="001B0FDB">
        <w:rPr>
          <w:rFonts w:ascii="Times New Roman" w:hAnsi="Times New Roman" w:cs="Times New Roman"/>
          <w:b w:val="0"/>
          <w:iCs/>
          <w:color w:val="000000" w:themeColor="text1"/>
          <w:kern w:val="0"/>
          <w:sz w:val="24"/>
          <w:szCs w:val="24"/>
        </w:rPr>
        <w:t xml:space="preserve"> </w:t>
      </w:r>
      <w:r w:rsidR="00CC2C45">
        <w:rPr>
          <w:rFonts w:ascii="Times New Roman" w:hAnsi="Times New Roman" w:cs="Times New Roman"/>
          <w:b w:val="0"/>
          <w:iCs/>
          <w:color w:val="000000" w:themeColor="text1"/>
          <w:kern w:val="0"/>
          <w:sz w:val="24"/>
          <w:szCs w:val="24"/>
        </w:rPr>
        <w:t>the National Health Insurance Research Database</w:t>
      </w:r>
      <w:r w:rsidR="00CC2C45" w:rsidDel="00CC2C45">
        <w:rPr>
          <w:rFonts w:ascii="Times New Roman" w:hAnsi="Times New Roman" w:cs="Times New Roman"/>
          <w:b w:val="0"/>
          <w:iCs/>
          <w:color w:val="000000" w:themeColor="text1"/>
          <w:kern w:val="0"/>
          <w:sz w:val="24"/>
          <w:szCs w:val="24"/>
        </w:rPr>
        <w:t xml:space="preserve"> </w:t>
      </w:r>
      <w:r w:rsidR="001B0FDB">
        <w:rPr>
          <w:rFonts w:ascii="Times New Roman" w:hAnsi="Times New Roman" w:cs="Times New Roman"/>
          <w:b w:val="0"/>
          <w:iCs/>
          <w:color w:val="000000" w:themeColor="text1"/>
          <w:kern w:val="0"/>
          <w:sz w:val="24"/>
          <w:szCs w:val="24"/>
        </w:rPr>
        <w:t xml:space="preserve">and </w:t>
      </w:r>
      <w:r w:rsidR="003468AC">
        <w:rPr>
          <w:rFonts w:ascii="Times New Roman" w:hAnsi="Times New Roman" w:cs="Times New Roman"/>
          <w:b w:val="0"/>
          <w:iCs/>
          <w:color w:val="000000" w:themeColor="text1"/>
          <w:kern w:val="0"/>
          <w:sz w:val="24"/>
          <w:szCs w:val="24"/>
        </w:rPr>
        <w:t xml:space="preserve">the </w:t>
      </w:r>
      <w:r w:rsidR="001B0FDB">
        <w:rPr>
          <w:rFonts w:ascii="Times New Roman" w:hAnsi="Times New Roman" w:cs="Times New Roman"/>
          <w:b w:val="0"/>
          <w:iCs/>
          <w:color w:val="000000" w:themeColor="text1"/>
          <w:kern w:val="0"/>
          <w:sz w:val="24"/>
          <w:szCs w:val="24"/>
        </w:rPr>
        <w:t>Clini</w:t>
      </w:r>
      <w:r w:rsidR="00DF5775">
        <w:rPr>
          <w:rFonts w:ascii="Times New Roman" w:hAnsi="Times New Roman" w:cs="Times New Roman"/>
          <w:b w:val="0"/>
          <w:iCs/>
          <w:color w:val="000000" w:themeColor="text1"/>
          <w:kern w:val="0"/>
          <w:sz w:val="24"/>
          <w:szCs w:val="24"/>
        </w:rPr>
        <w:t>cal Practice Research Datalink</w:t>
      </w:r>
      <w:r w:rsidR="001B0FDB">
        <w:rPr>
          <w:rFonts w:ascii="Times New Roman" w:hAnsi="Times New Roman" w:cs="Times New Roman"/>
          <w:b w:val="0"/>
          <w:iCs/>
          <w:color w:val="000000" w:themeColor="text1"/>
          <w:kern w:val="0"/>
          <w:sz w:val="24"/>
          <w:szCs w:val="24"/>
        </w:rPr>
        <w:t xml:space="preserve"> database</w:t>
      </w:r>
      <w:r w:rsidR="00654B52">
        <w:rPr>
          <w:rFonts w:ascii="Times New Roman" w:hAnsi="Times New Roman" w:cs="Times New Roman"/>
          <w:b w:val="0"/>
          <w:iCs/>
          <w:color w:val="000000" w:themeColor="text1"/>
          <w:kern w:val="0"/>
          <w:sz w:val="24"/>
          <w:szCs w:val="24"/>
        </w:rPr>
        <w:t>,</w:t>
      </w:r>
      <w:r w:rsidR="001B0FDB">
        <w:rPr>
          <w:rFonts w:ascii="Times New Roman" w:hAnsi="Times New Roman" w:cs="Times New Roman"/>
          <w:b w:val="0"/>
          <w:iCs/>
          <w:color w:val="000000" w:themeColor="text1"/>
          <w:kern w:val="0"/>
          <w:sz w:val="24"/>
          <w:szCs w:val="24"/>
        </w:rPr>
        <w:t xml:space="preserve"> </w:t>
      </w:r>
      <w:r w:rsidR="00377F27">
        <w:rPr>
          <w:rFonts w:ascii="Times New Roman" w:hAnsi="Times New Roman" w:cs="Times New Roman"/>
          <w:b w:val="0"/>
          <w:iCs/>
          <w:color w:val="000000" w:themeColor="text1"/>
          <w:kern w:val="0"/>
          <w:sz w:val="24"/>
          <w:szCs w:val="24"/>
        </w:rPr>
        <w:t xml:space="preserve">showed </w:t>
      </w:r>
      <w:r w:rsidR="001B0FDB">
        <w:rPr>
          <w:rFonts w:ascii="Times New Roman" w:hAnsi="Times New Roman" w:cs="Times New Roman"/>
          <w:b w:val="0"/>
          <w:iCs/>
          <w:color w:val="000000" w:themeColor="text1"/>
          <w:kern w:val="0"/>
          <w:sz w:val="24"/>
          <w:szCs w:val="24"/>
        </w:rPr>
        <w:t>finasteride increased the risk of T2DM</w:t>
      </w:r>
      <w:r w:rsidR="00731B63">
        <w:rPr>
          <w:rFonts w:ascii="Times New Roman" w:hAnsi="Times New Roman" w:cs="Times New Roman"/>
          <w:b w:val="0"/>
          <w:iCs/>
          <w:color w:val="000000" w:themeColor="text1"/>
          <w:kern w:val="0"/>
          <w:sz w:val="24"/>
          <w:szCs w:val="24"/>
        </w:rPr>
        <w:t xml:space="preserve"> </w:t>
      </w:r>
      <w:r w:rsidR="00731B63">
        <w:rPr>
          <w:rFonts w:ascii="Times New Roman" w:hAnsi="Times New Roman" w:cs="Times New Roman"/>
          <w:b w:val="0"/>
          <w:iCs/>
          <w:color w:val="000000" w:themeColor="text1"/>
          <w:kern w:val="0"/>
          <w:sz w:val="24"/>
          <w:szCs w:val="24"/>
        </w:rPr>
        <w:fldChar w:fldCharType="begin"/>
      </w:r>
      <w:r w:rsidR="00731B63">
        <w:rPr>
          <w:rFonts w:ascii="Times New Roman" w:hAnsi="Times New Roman" w:cs="Times New Roman"/>
          <w:b w:val="0"/>
          <w:iCs/>
          <w:color w:val="000000" w:themeColor="text1"/>
          <w:kern w:val="0"/>
          <w:sz w:val="24"/>
          <w:szCs w:val="24"/>
        </w:rPr>
        <w:instrText xml:space="preserve"> ADDIN ZOTERO_ITEM CSL_CITATION {"citationID":"nU7YIwZ6","properties":{"formattedCitation":"[15]","plainCitation":"[15]","noteIndex":0},"citationItems":[{"id":60,"uris":["http://zotero.org/users/13327576/items/6PWHEDUA"],"itemData":{"id":60,"type":"article-journal","abstract":"Objective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inhibitors","volume":"365","author":[{"family":"Wei","given":"Li"},{"family":"Lai","given":"Edward Chia-Cheng"},{"family":"Kao-Yang","given":"Yea-Huei"},{"family":"Walker","given":"Brian R."},{"family":"MacDonald","given":"Thomas M."},{"family":"Andrew","given":"Ruth"}],"issued":{"date-parts":[["2019",4,10]]}}}],"schema":"https://github.com/citation-style-language/schema/raw/master/csl-citation.json"} </w:instrText>
      </w:r>
      <w:r w:rsidR="00731B63">
        <w:rPr>
          <w:rFonts w:ascii="Times New Roman" w:hAnsi="Times New Roman" w:cs="Times New Roman"/>
          <w:b w:val="0"/>
          <w:iCs/>
          <w:color w:val="000000" w:themeColor="text1"/>
          <w:kern w:val="0"/>
          <w:sz w:val="24"/>
          <w:szCs w:val="24"/>
        </w:rPr>
        <w:fldChar w:fldCharType="separate"/>
      </w:r>
      <w:r w:rsidR="00731B63">
        <w:rPr>
          <w:rFonts w:ascii="Times New Roman" w:hAnsi="Times New Roman" w:cs="Times New Roman"/>
          <w:b w:val="0"/>
          <w:iCs/>
          <w:noProof/>
          <w:color w:val="000000" w:themeColor="text1"/>
          <w:kern w:val="0"/>
          <w:sz w:val="24"/>
          <w:szCs w:val="24"/>
        </w:rPr>
        <w:t>[15]</w:t>
      </w:r>
      <w:r w:rsidR="00731B63">
        <w:rPr>
          <w:rFonts w:ascii="Times New Roman" w:hAnsi="Times New Roman" w:cs="Times New Roman"/>
          <w:b w:val="0"/>
          <w:iCs/>
          <w:color w:val="000000" w:themeColor="text1"/>
          <w:kern w:val="0"/>
          <w:sz w:val="24"/>
          <w:szCs w:val="24"/>
        </w:rPr>
        <w:fldChar w:fldCharType="end"/>
      </w:r>
      <w:r w:rsidR="00C23952">
        <w:rPr>
          <w:rFonts w:ascii="Times New Roman" w:hAnsi="Times New Roman" w:cs="Times New Roman"/>
          <w:b w:val="0"/>
          <w:iCs/>
          <w:color w:val="000000" w:themeColor="text1"/>
          <w:kern w:val="0"/>
          <w:sz w:val="24"/>
          <w:szCs w:val="24"/>
          <w:lang w:val="vi-VN"/>
        </w:rPr>
        <w:t>.</w:t>
      </w:r>
      <w:r w:rsidR="00DC73B8">
        <w:rPr>
          <w:rFonts w:ascii="Times New Roman" w:hAnsi="Times New Roman" w:cs="Times New Roman"/>
          <w:b w:val="0"/>
          <w:iCs/>
          <w:color w:val="000000" w:themeColor="text1"/>
          <w:kern w:val="0"/>
          <w:sz w:val="24"/>
          <w:szCs w:val="24"/>
        </w:rPr>
        <w:t xml:space="preserve"> </w:t>
      </w:r>
      <w:r w:rsidR="009A211B">
        <w:rPr>
          <w:rFonts w:ascii="Times New Roman" w:hAnsi="Times New Roman" w:cs="Times New Roman"/>
          <w:b w:val="0"/>
          <w:iCs/>
          <w:color w:val="000000" w:themeColor="text1"/>
          <w:kern w:val="0"/>
          <w:sz w:val="24"/>
          <w:szCs w:val="24"/>
        </w:rPr>
        <w:t>N</w:t>
      </w:r>
      <w:r w:rsidR="00377F27">
        <w:rPr>
          <w:rFonts w:ascii="Times New Roman" w:hAnsi="Times New Roman" w:cs="Times New Roman"/>
          <w:b w:val="0"/>
          <w:iCs/>
          <w:color w:val="000000" w:themeColor="text1"/>
          <w:kern w:val="0"/>
          <w:sz w:val="24"/>
          <w:szCs w:val="24"/>
        </w:rPr>
        <w:t>ot</w:t>
      </w:r>
      <w:r w:rsidR="009A211B">
        <w:rPr>
          <w:rFonts w:ascii="Times New Roman" w:hAnsi="Times New Roman" w:cs="Times New Roman"/>
          <w:b w:val="0"/>
          <w:iCs/>
          <w:color w:val="000000" w:themeColor="text1"/>
          <w:kern w:val="0"/>
          <w:sz w:val="24"/>
          <w:szCs w:val="24"/>
        </w:rPr>
        <w:t>ably,</w:t>
      </w:r>
      <w:r w:rsidR="00377F27">
        <w:rPr>
          <w:rFonts w:ascii="Times New Roman" w:hAnsi="Times New Roman" w:cs="Times New Roman"/>
          <w:b w:val="0"/>
          <w:iCs/>
          <w:color w:val="000000" w:themeColor="text1"/>
          <w:kern w:val="0"/>
          <w:sz w:val="24"/>
          <w:szCs w:val="24"/>
        </w:rPr>
        <w:t xml:space="preserve"> neither</w:t>
      </w:r>
      <w:r w:rsidR="00C83674">
        <w:rPr>
          <w:rFonts w:ascii="Times New Roman" w:hAnsi="Times New Roman" w:cs="Times New Roman"/>
          <w:b w:val="0"/>
          <w:iCs/>
          <w:color w:val="000000" w:themeColor="text1"/>
          <w:kern w:val="0"/>
          <w:sz w:val="24"/>
          <w:szCs w:val="24"/>
        </w:rPr>
        <w:t xml:space="preserve"> </w:t>
      </w:r>
      <w:r w:rsidR="00377F27">
        <w:rPr>
          <w:rFonts w:ascii="Times New Roman" w:hAnsi="Times New Roman" w:cs="Times New Roman"/>
          <w:b w:val="0"/>
          <w:iCs/>
          <w:color w:val="000000" w:themeColor="text1"/>
          <w:kern w:val="0"/>
          <w:sz w:val="24"/>
          <w:szCs w:val="24"/>
        </w:rPr>
        <w:t xml:space="preserve">study </w:t>
      </w:r>
      <w:r w:rsidR="003468AC">
        <w:rPr>
          <w:rFonts w:ascii="Times New Roman" w:hAnsi="Times New Roman" w:cs="Times New Roman"/>
          <w:b w:val="0"/>
          <w:iCs/>
          <w:color w:val="000000" w:themeColor="text1"/>
          <w:kern w:val="0"/>
          <w:sz w:val="24"/>
          <w:szCs w:val="24"/>
        </w:rPr>
        <w:t xml:space="preserve">used </w:t>
      </w:r>
      <w:r w:rsidR="00C83674">
        <w:rPr>
          <w:rFonts w:ascii="Times New Roman" w:hAnsi="Times New Roman" w:cs="Times New Roman"/>
          <w:b w:val="0"/>
          <w:iCs/>
          <w:color w:val="000000" w:themeColor="text1"/>
          <w:kern w:val="0"/>
          <w:sz w:val="24"/>
          <w:szCs w:val="24"/>
        </w:rPr>
        <w:t>a lag</w:t>
      </w:r>
      <w:r w:rsidR="003468AC">
        <w:rPr>
          <w:rFonts w:ascii="Times New Roman" w:hAnsi="Times New Roman" w:cs="Times New Roman"/>
          <w:b w:val="0"/>
          <w:iCs/>
          <w:color w:val="000000" w:themeColor="text1"/>
          <w:kern w:val="0"/>
          <w:sz w:val="24"/>
          <w:szCs w:val="24"/>
        </w:rPr>
        <w:t xml:space="preserve"> </w:t>
      </w:r>
      <w:r w:rsidR="00C83674">
        <w:rPr>
          <w:rFonts w:ascii="Times New Roman" w:hAnsi="Times New Roman" w:cs="Times New Roman"/>
          <w:b w:val="0"/>
          <w:iCs/>
          <w:color w:val="000000" w:themeColor="text1"/>
          <w:kern w:val="0"/>
          <w:sz w:val="24"/>
          <w:szCs w:val="24"/>
        </w:rPr>
        <w:t>period</w:t>
      </w:r>
      <w:r w:rsidR="00651DE6">
        <w:rPr>
          <w:rFonts w:ascii="Times New Roman" w:hAnsi="Times New Roman" w:cs="Times New Roman"/>
          <w:b w:val="0"/>
          <w:iCs/>
          <w:color w:val="000000" w:themeColor="text1"/>
          <w:kern w:val="0"/>
          <w:sz w:val="24"/>
          <w:szCs w:val="24"/>
        </w:rPr>
        <w:t xml:space="preserve"> </w:t>
      </w:r>
      <w:r w:rsidR="00C83674">
        <w:rPr>
          <w:rFonts w:ascii="Times New Roman" w:hAnsi="Times New Roman" w:cs="Times New Roman"/>
          <w:b w:val="0"/>
          <w:iCs/>
          <w:color w:val="000000" w:themeColor="text1"/>
          <w:kern w:val="0"/>
          <w:sz w:val="24"/>
          <w:szCs w:val="24"/>
        </w:rPr>
        <w:t xml:space="preserve">to </w:t>
      </w:r>
      <w:r w:rsidR="00651DE6">
        <w:rPr>
          <w:rFonts w:ascii="Times New Roman" w:hAnsi="Times New Roman" w:cs="Times New Roman"/>
          <w:b w:val="0"/>
          <w:iCs/>
          <w:color w:val="000000" w:themeColor="text1"/>
          <w:kern w:val="0"/>
          <w:sz w:val="24"/>
          <w:szCs w:val="24"/>
        </w:rPr>
        <w:t xml:space="preserve">address </w:t>
      </w:r>
      <w:r w:rsidR="005F3656">
        <w:rPr>
          <w:rFonts w:ascii="Times New Roman" w:hAnsi="Times New Roman" w:cs="Times New Roman"/>
          <w:b w:val="0"/>
          <w:iCs/>
          <w:color w:val="000000" w:themeColor="text1"/>
          <w:kern w:val="0"/>
          <w:sz w:val="24"/>
          <w:szCs w:val="24"/>
        </w:rPr>
        <w:t>protopathic bias</w:t>
      </w:r>
      <w:r w:rsidR="00C83674">
        <w:rPr>
          <w:rFonts w:ascii="Times New Roman" w:hAnsi="Times New Roman" w:cs="Times New Roman"/>
          <w:b w:val="0"/>
          <w:iCs/>
          <w:color w:val="000000" w:themeColor="text1"/>
          <w:kern w:val="0"/>
          <w:sz w:val="24"/>
          <w:szCs w:val="24"/>
        </w:rPr>
        <w:t>,</w:t>
      </w:r>
      <w:r w:rsidR="00D84603">
        <w:rPr>
          <w:rFonts w:ascii="Times New Roman" w:hAnsi="Times New Roman" w:cs="Times New Roman"/>
          <w:b w:val="0"/>
          <w:iCs/>
          <w:color w:val="000000" w:themeColor="text1"/>
          <w:kern w:val="0"/>
          <w:sz w:val="24"/>
          <w:szCs w:val="24"/>
        </w:rPr>
        <w:t xml:space="preserve"> which</w:t>
      </w:r>
      <w:r w:rsidR="005F3656">
        <w:rPr>
          <w:rFonts w:ascii="Times New Roman" w:hAnsi="Times New Roman" w:cs="Times New Roman"/>
          <w:b w:val="0"/>
          <w:iCs/>
          <w:color w:val="000000" w:themeColor="text1"/>
          <w:kern w:val="0"/>
          <w:sz w:val="24"/>
          <w:szCs w:val="24"/>
        </w:rPr>
        <w:t xml:space="preserve"> </w:t>
      </w:r>
      <w:r w:rsidR="006973BE">
        <w:rPr>
          <w:rFonts w:ascii="Times New Roman" w:hAnsi="Times New Roman" w:cs="Times New Roman" w:hint="eastAsia"/>
          <w:b w:val="0"/>
          <w:iCs/>
          <w:color w:val="000000" w:themeColor="text1"/>
          <w:kern w:val="0"/>
          <w:sz w:val="24"/>
          <w:szCs w:val="24"/>
          <w:lang w:eastAsia="ko-KR"/>
        </w:rPr>
        <w:t>refers</w:t>
      </w:r>
      <w:r w:rsidR="005F3656">
        <w:rPr>
          <w:rFonts w:ascii="Times New Roman" w:hAnsi="Times New Roman" w:cs="Times New Roman"/>
          <w:b w:val="0"/>
          <w:iCs/>
          <w:color w:val="000000" w:themeColor="text1"/>
          <w:kern w:val="0"/>
          <w:sz w:val="24"/>
          <w:szCs w:val="24"/>
        </w:rPr>
        <w:t xml:space="preserve"> to </w:t>
      </w:r>
      <w:r w:rsidR="00256C67">
        <w:rPr>
          <w:rFonts w:ascii="Times New Roman" w:hAnsi="Times New Roman" w:cs="Times New Roman"/>
          <w:b w:val="0"/>
          <w:iCs/>
          <w:color w:val="000000" w:themeColor="text1"/>
          <w:kern w:val="0"/>
          <w:sz w:val="24"/>
          <w:szCs w:val="24"/>
        </w:rPr>
        <w:t xml:space="preserve">reverse </w:t>
      </w:r>
      <w:r w:rsidR="005F3656">
        <w:rPr>
          <w:rFonts w:ascii="Times New Roman" w:hAnsi="Times New Roman" w:cs="Times New Roman"/>
          <w:b w:val="0"/>
          <w:iCs/>
          <w:color w:val="000000" w:themeColor="text1"/>
          <w:kern w:val="0"/>
          <w:sz w:val="24"/>
          <w:szCs w:val="24"/>
        </w:rPr>
        <w:t xml:space="preserve">associations between drug </w:t>
      </w:r>
      <w:r w:rsidR="00D51361">
        <w:rPr>
          <w:rFonts w:ascii="Times New Roman" w:hAnsi="Times New Roman" w:cs="Times New Roman" w:hint="eastAsia"/>
          <w:b w:val="0"/>
          <w:iCs/>
          <w:color w:val="000000" w:themeColor="text1"/>
          <w:kern w:val="0"/>
          <w:sz w:val="24"/>
          <w:szCs w:val="24"/>
          <w:lang w:eastAsia="ko-KR"/>
        </w:rPr>
        <w:t xml:space="preserve">exposure </w:t>
      </w:r>
      <w:r w:rsidR="005F3656">
        <w:rPr>
          <w:rFonts w:ascii="Times New Roman" w:hAnsi="Times New Roman" w:cs="Times New Roman"/>
          <w:b w:val="0"/>
          <w:iCs/>
          <w:color w:val="000000" w:themeColor="text1"/>
          <w:kern w:val="0"/>
          <w:sz w:val="24"/>
          <w:szCs w:val="24"/>
        </w:rPr>
        <w:t xml:space="preserve">and </w:t>
      </w:r>
      <w:r w:rsidR="00D51361">
        <w:rPr>
          <w:rFonts w:ascii="Times New Roman" w:hAnsi="Times New Roman" w:cs="Times New Roman" w:hint="eastAsia"/>
          <w:b w:val="0"/>
          <w:iCs/>
          <w:color w:val="000000" w:themeColor="text1"/>
          <w:kern w:val="0"/>
          <w:sz w:val="24"/>
          <w:szCs w:val="24"/>
          <w:lang w:eastAsia="ko-KR"/>
        </w:rPr>
        <w:t xml:space="preserve">development of </w:t>
      </w:r>
      <w:r w:rsidR="005F3656">
        <w:rPr>
          <w:rFonts w:ascii="Times New Roman" w:hAnsi="Times New Roman" w:cs="Times New Roman"/>
          <w:b w:val="0"/>
          <w:iCs/>
          <w:color w:val="000000" w:themeColor="text1"/>
          <w:kern w:val="0"/>
          <w:sz w:val="24"/>
          <w:szCs w:val="24"/>
        </w:rPr>
        <w:t>a disease</w:t>
      </w:r>
      <w:r w:rsidR="00D51361">
        <w:rPr>
          <w:rFonts w:ascii="Times New Roman" w:hAnsi="Times New Roman" w:cs="Times New Roman" w:hint="eastAsia"/>
          <w:b w:val="0"/>
          <w:iCs/>
          <w:color w:val="000000" w:themeColor="text1"/>
          <w:kern w:val="0"/>
          <w:sz w:val="24"/>
          <w:szCs w:val="24"/>
          <w:lang w:eastAsia="ko-KR"/>
        </w:rPr>
        <w:t xml:space="preserve"> or condition</w:t>
      </w:r>
      <w:r w:rsidR="005F3656">
        <w:rPr>
          <w:rFonts w:ascii="Times New Roman" w:hAnsi="Times New Roman" w:cs="Times New Roman"/>
          <w:b w:val="0"/>
          <w:iCs/>
          <w:color w:val="000000" w:themeColor="text1"/>
          <w:kern w:val="0"/>
          <w:sz w:val="24"/>
          <w:szCs w:val="24"/>
        </w:rPr>
        <w:t xml:space="preserve">. </w:t>
      </w:r>
    </w:p>
    <w:p w14:paraId="79C61A70" w14:textId="6F43D63A" w:rsidR="00620AF7" w:rsidRPr="00323F61" w:rsidRDefault="001F6BF1" w:rsidP="00193411">
      <w:pPr>
        <w:pStyle w:val="Heading1"/>
        <w:numPr>
          <w:ilvl w:val="0"/>
          <w:numId w:val="0"/>
        </w:numPr>
        <w:spacing w:line="480" w:lineRule="auto"/>
        <w:jc w:val="left"/>
        <w:rPr>
          <w:rFonts w:ascii="Times New Roman" w:hAnsi="Times New Roman" w:cs="Times New Roman"/>
          <w:b w:val="0"/>
          <w:iCs/>
          <w:color w:val="000000" w:themeColor="text1"/>
          <w:kern w:val="0"/>
          <w:sz w:val="24"/>
          <w:szCs w:val="24"/>
        </w:rPr>
      </w:pPr>
      <w:r>
        <w:rPr>
          <w:rFonts w:ascii="Times New Roman" w:hAnsi="Times New Roman" w:cs="Times New Roman"/>
          <w:b w:val="0"/>
          <w:sz w:val="24"/>
          <w:szCs w:val="24"/>
        </w:rPr>
        <w:t>Furthermore</w:t>
      </w:r>
      <w:r w:rsidR="00617512">
        <w:rPr>
          <w:rFonts w:ascii="Times New Roman" w:hAnsi="Times New Roman" w:cs="Times New Roman"/>
          <w:b w:val="0"/>
          <w:sz w:val="24"/>
          <w:szCs w:val="24"/>
        </w:rPr>
        <w:t xml:space="preserve">, it </w:t>
      </w:r>
      <w:r>
        <w:rPr>
          <w:rFonts w:ascii="Times New Roman" w:hAnsi="Times New Roman" w:cs="Times New Roman"/>
          <w:b w:val="0"/>
          <w:sz w:val="24"/>
          <w:szCs w:val="24"/>
        </w:rPr>
        <w:t xml:space="preserve">remains </w:t>
      </w:r>
      <w:r w:rsidR="00377F27">
        <w:rPr>
          <w:rFonts w:ascii="Times New Roman" w:hAnsi="Times New Roman" w:cs="Times New Roman"/>
          <w:b w:val="0"/>
          <w:sz w:val="24"/>
          <w:szCs w:val="24"/>
        </w:rPr>
        <w:t xml:space="preserve">unclear whether </w:t>
      </w:r>
      <w:r w:rsidR="00187355">
        <w:rPr>
          <w:rFonts w:ascii="Times New Roman" w:hAnsi="Times New Roman" w:cs="Times New Roman"/>
          <w:b w:val="0"/>
          <w:sz w:val="24"/>
          <w:szCs w:val="24"/>
        </w:rPr>
        <w:t xml:space="preserve">BPH </w:t>
      </w:r>
      <w:r w:rsidR="00323F61">
        <w:rPr>
          <w:rFonts w:ascii="Times New Roman" w:hAnsi="Times New Roman" w:cs="Times New Roman"/>
          <w:b w:val="0"/>
          <w:sz w:val="24"/>
          <w:szCs w:val="24"/>
        </w:rPr>
        <w:t>medications</w:t>
      </w:r>
      <w:r w:rsidR="00617512">
        <w:rPr>
          <w:rFonts w:ascii="Times New Roman" w:hAnsi="Times New Roman" w:cs="Times New Roman"/>
          <w:b w:val="0"/>
          <w:sz w:val="24"/>
          <w:szCs w:val="24"/>
        </w:rPr>
        <w:t xml:space="preserve"> </w:t>
      </w:r>
      <w:r>
        <w:rPr>
          <w:rFonts w:ascii="Times New Roman" w:hAnsi="Times New Roman" w:cs="Times New Roman"/>
          <w:b w:val="0"/>
          <w:sz w:val="24"/>
          <w:szCs w:val="24"/>
        </w:rPr>
        <w:t>impact</w:t>
      </w:r>
      <w:r w:rsidR="00617512">
        <w:rPr>
          <w:rFonts w:ascii="Times New Roman" w:hAnsi="Times New Roman" w:cs="Times New Roman"/>
          <w:b w:val="0"/>
          <w:sz w:val="24"/>
          <w:szCs w:val="24"/>
        </w:rPr>
        <w:t xml:space="preserve"> glycemic control in patients</w:t>
      </w:r>
      <w:r w:rsidR="00F14488">
        <w:rPr>
          <w:rFonts w:ascii="Times New Roman" w:hAnsi="Times New Roman" w:cs="Times New Roman"/>
          <w:b w:val="0"/>
          <w:sz w:val="24"/>
          <w:szCs w:val="24"/>
        </w:rPr>
        <w:t xml:space="preserve"> with </w:t>
      </w:r>
      <w:r w:rsidR="00377F27">
        <w:rPr>
          <w:rFonts w:ascii="Times New Roman" w:hAnsi="Times New Roman" w:cs="Times New Roman"/>
          <w:b w:val="0"/>
          <w:sz w:val="24"/>
          <w:szCs w:val="24"/>
        </w:rPr>
        <w:t>T2DM</w:t>
      </w:r>
      <w:r w:rsidR="00617512">
        <w:rPr>
          <w:rFonts w:ascii="Times New Roman" w:hAnsi="Times New Roman" w:cs="Times New Roman"/>
          <w:b w:val="0"/>
          <w:sz w:val="24"/>
          <w:szCs w:val="24"/>
        </w:rPr>
        <w:t>.</w:t>
      </w:r>
      <w:r w:rsidR="00C3603D">
        <w:rPr>
          <w:rFonts w:ascii="Times New Roman" w:hAnsi="Times New Roman" w:cs="Times New Roman"/>
          <w:b w:val="0"/>
          <w:sz w:val="24"/>
          <w:szCs w:val="24"/>
        </w:rPr>
        <w:t xml:space="preserve"> </w:t>
      </w:r>
      <w:r w:rsidR="00617512" w:rsidRPr="00323F61">
        <w:rPr>
          <w:rFonts w:ascii="Times New Roman" w:hAnsi="Times New Roman" w:cs="Times New Roman"/>
          <w:b w:val="0"/>
          <w:iCs/>
          <w:color w:val="000000" w:themeColor="text1"/>
          <w:kern w:val="0"/>
          <w:sz w:val="24"/>
          <w:szCs w:val="24"/>
        </w:rPr>
        <w:t>To</w:t>
      </w:r>
      <w:r>
        <w:rPr>
          <w:rFonts w:ascii="Times New Roman" w:hAnsi="Times New Roman" w:cs="Times New Roman"/>
          <w:b w:val="0"/>
          <w:iCs/>
          <w:color w:val="000000" w:themeColor="text1"/>
          <w:kern w:val="0"/>
          <w:sz w:val="24"/>
          <w:szCs w:val="24"/>
        </w:rPr>
        <w:t xml:space="preserve"> </w:t>
      </w:r>
      <w:r w:rsidR="00377F27">
        <w:rPr>
          <w:rFonts w:ascii="Times New Roman" w:hAnsi="Times New Roman" w:cs="Times New Roman"/>
          <w:b w:val="0"/>
          <w:iCs/>
          <w:color w:val="000000" w:themeColor="text1"/>
          <w:kern w:val="0"/>
          <w:sz w:val="24"/>
          <w:szCs w:val="24"/>
        </w:rPr>
        <w:t>date</w:t>
      </w:r>
      <w:r w:rsidR="00617512" w:rsidRPr="00323F61">
        <w:rPr>
          <w:rFonts w:ascii="Times New Roman" w:hAnsi="Times New Roman" w:cs="Times New Roman"/>
          <w:b w:val="0"/>
          <w:iCs/>
          <w:color w:val="000000" w:themeColor="text1"/>
          <w:kern w:val="0"/>
          <w:sz w:val="24"/>
          <w:szCs w:val="24"/>
        </w:rPr>
        <w:t xml:space="preserve">, no real-world </w:t>
      </w:r>
      <w:r w:rsidR="00377F27">
        <w:rPr>
          <w:rFonts w:ascii="Times New Roman" w:hAnsi="Times New Roman" w:cs="Times New Roman"/>
          <w:b w:val="0"/>
          <w:iCs/>
          <w:color w:val="000000" w:themeColor="text1"/>
          <w:kern w:val="0"/>
          <w:sz w:val="24"/>
          <w:szCs w:val="24"/>
        </w:rPr>
        <w:t>pharmaco-epidemiological study</w:t>
      </w:r>
      <w:r>
        <w:rPr>
          <w:rFonts w:ascii="Times New Roman" w:hAnsi="Times New Roman" w:cs="Times New Roman"/>
          <w:b w:val="0"/>
          <w:iCs/>
          <w:color w:val="000000" w:themeColor="text1"/>
          <w:kern w:val="0"/>
          <w:sz w:val="24"/>
          <w:szCs w:val="24"/>
        </w:rPr>
        <w:t xml:space="preserve"> </w:t>
      </w:r>
      <w:r w:rsidR="00377F27">
        <w:rPr>
          <w:rFonts w:ascii="Times New Roman" w:hAnsi="Times New Roman" w:cs="Times New Roman"/>
          <w:b w:val="0"/>
          <w:iCs/>
          <w:color w:val="000000" w:themeColor="text1"/>
          <w:kern w:val="0"/>
          <w:sz w:val="24"/>
          <w:szCs w:val="24"/>
        </w:rPr>
        <w:t>has</w:t>
      </w:r>
      <w:r w:rsidR="00377F27" w:rsidRPr="00323F61">
        <w:rPr>
          <w:rFonts w:ascii="Times New Roman" w:hAnsi="Times New Roman" w:cs="Times New Roman"/>
          <w:b w:val="0"/>
          <w:iCs/>
          <w:color w:val="000000" w:themeColor="text1"/>
          <w:kern w:val="0"/>
          <w:sz w:val="24"/>
          <w:szCs w:val="24"/>
        </w:rPr>
        <w:t xml:space="preserve"> </w:t>
      </w:r>
      <w:r w:rsidR="00617512" w:rsidRPr="00323F61">
        <w:rPr>
          <w:rFonts w:ascii="Times New Roman" w:hAnsi="Times New Roman" w:cs="Times New Roman"/>
          <w:b w:val="0"/>
          <w:iCs/>
          <w:color w:val="000000" w:themeColor="text1"/>
          <w:kern w:val="0"/>
          <w:sz w:val="24"/>
          <w:szCs w:val="24"/>
        </w:rPr>
        <w:t xml:space="preserve">been conducted to </w:t>
      </w:r>
      <w:r w:rsidR="00F00931">
        <w:rPr>
          <w:rFonts w:ascii="Times New Roman" w:hAnsi="Times New Roman" w:cs="Times New Roman"/>
          <w:b w:val="0"/>
          <w:iCs/>
          <w:color w:val="000000" w:themeColor="text1"/>
          <w:kern w:val="0"/>
          <w:sz w:val="24"/>
          <w:szCs w:val="24"/>
        </w:rPr>
        <w:t>compare</w:t>
      </w:r>
      <w:r w:rsidR="00F00931" w:rsidRPr="00323F61">
        <w:rPr>
          <w:rFonts w:ascii="Times New Roman" w:hAnsi="Times New Roman" w:cs="Times New Roman"/>
          <w:b w:val="0"/>
          <w:iCs/>
          <w:color w:val="000000" w:themeColor="text1"/>
          <w:kern w:val="0"/>
          <w:sz w:val="24"/>
          <w:szCs w:val="24"/>
        </w:rPr>
        <w:t xml:space="preserve"> </w:t>
      </w:r>
      <w:r w:rsidR="00617512" w:rsidRPr="00323F61">
        <w:rPr>
          <w:rFonts w:ascii="Times New Roman" w:hAnsi="Times New Roman" w:cs="Times New Roman"/>
          <w:b w:val="0"/>
          <w:iCs/>
          <w:color w:val="000000" w:themeColor="text1"/>
          <w:kern w:val="0"/>
          <w:sz w:val="24"/>
          <w:szCs w:val="24"/>
        </w:rPr>
        <w:t>the effect</w:t>
      </w:r>
      <w:r w:rsidR="00F00931">
        <w:rPr>
          <w:rFonts w:ascii="Times New Roman" w:hAnsi="Times New Roman" w:cs="Times New Roman"/>
          <w:b w:val="0"/>
          <w:iCs/>
          <w:color w:val="000000" w:themeColor="text1"/>
          <w:kern w:val="0"/>
          <w:sz w:val="24"/>
          <w:szCs w:val="24"/>
        </w:rPr>
        <w:t>s</w:t>
      </w:r>
      <w:r w:rsidR="00617512" w:rsidRPr="00323F61">
        <w:rPr>
          <w:rFonts w:ascii="Times New Roman" w:hAnsi="Times New Roman" w:cs="Times New Roman"/>
          <w:b w:val="0"/>
          <w:iCs/>
          <w:color w:val="000000" w:themeColor="text1"/>
          <w:kern w:val="0"/>
          <w:sz w:val="24"/>
          <w:szCs w:val="24"/>
        </w:rPr>
        <w:t xml:space="preserve"> of finasteride and tamsulosin </w:t>
      </w:r>
      <w:r w:rsidR="00D21736">
        <w:rPr>
          <w:rFonts w:ascii="Times New Roman" w:hAnsi="Times New Roman" w:cs="Times New Roman"/>
          <w:b w:val="0"/>
          <w:iCs/>
          <w:color w:val="000000" w:themeColor="text1"/>
          <w:kern w:val="0"/>
          <w:sz w:val="24"/>
          <w:szCs w:val="24"/>
        </w:rPr>
        <w:t xml:space="preserve">use </w:t>
      </w:r>
      <w:r w:rsidR="00803C9F">
        <w:rPr>
          <w:rFonts w:ascii="Times New Roman" w:hAnsi="Times New Roman" w:cs="Times New Roman"/>
          <w:b w:val="0"/>
          <w:iCs/>
          <w:color w:val="000000" w:themeColor="text1"/>
          <w:kern w:val="0"/>
          <w:sz w:val="24"/>
          <w:szCs w:val="24"/>
        </w:rPr>
        <w:t xml:space="preserve">on glycemic control </w:t>
      </w:r>
      <w:r w:rsidR="00617512" w:rsidRPr="00323F61">
        <w:rPr>
          <w:rFonts w:ascii="Times New Roman" w:hAnsi="Times New Roman" w:cs="Times New Roman"/>
          <w:b w:val="0"/>
          <w:iCs/>
          <w:color w:val="000000" w:themeColor="text1"/>
          <w:kern w:val="0"/>
          <w:sz w:val="24"/>
          <w:szCs w:val="24"/>
        </w:rPr>
        <w:t>in patients</w:t>
      </w:r>
      <w:r w:rsidR="00803C9F">
        <w:rPr>
          <w:rFonts w:ascii="Times New Roman" w:hAnsi="Times New Roman" w:cs="Times New Roman"/>
          <w:b w:val="0"/>
          <w:iCs/>
          <w:color w:val="000000" w:themeColor="text1"/>
          <w:kern w:val="0"/>
          <w:sz w:val="24"/>
          <w:szCs w:val="24"/>
        </w:rPr>
        <w:t xml:space="preserve"> with </w:t>
      </w:r>
      <w:r w:rsidR="00377F27">
        <w:rPr>
          <w:rFonts w:ascii="Times New Roman" w:hAnsi="Times New Roman" w:cs="Times New Roman"/>
          <w:b w:val="0"/>
          <w:sz w:val="24"/>
          <w:szCs w:val="24"/>
        </w:rPr>
        <w:t>T2DM</w:t>
      </w:r>
      <w:r w:rsidR="007E4FA7">
        <w:rPr>
          <w:rFonts w:ascii="Times New Roman" w:hAnsi="Times New Roman" w:cs="Times New Roman"/>
          <w:b w:val="0"/>
          <w:iCs/>
          <w:color w:val="000000" w:themeColor="text1"/>
          <w:kern w:val="0"/>
          <w:sz w:val="24"/>
          <w:szCs w:val="24"/>
        </w:rPr>
        <w:t xml:space="preserve">. </w:t>
      </w:r>
      <w:r w:rsidR="004563E9">
        <w:rPr>
          <w:rFonts w:ascii="Times New Roman" w:hAnsi="Times New Roman" w:cs="Times New Roman"/>
          <w:b w:val="0"/>
          <w:iCs/>
          <w:color w:val="000000" w:themeColor="text1"/>
          <w:kern w:val="0"/>
          <w:sz w:val="24"/>
          <w:szCs w:val="24"/>
        </w:rPr>
        <w:t>This</w:t>
      </w:r>
      <w:r w:rsidR="00453E8C" w:rsidRPr="00323F61">
        <w:rPr>
          <w:rFonts w:ascii="Times New Roman" w:hAnsi="Times New Roman" w:cs="Times New Roman"/>
          <w:b w:val="0"/>
          <w:iCs/>
          <w:color w:val="000000" w:themeColor="text1"/>
          <w:kern w:val="0"/>
          <w:sz w:val="24"/>
          <w:szCs w:val="24"/>
        </w:rPr>
        <w:t xml:space="preserve"> </w:t>
      </w:r>
      <w:r>
        <w:rPr>
          <w:rFonts w:ascii="Times New Roman" w:hAnsi="Times New Roman" w:cs="Times New Roman"/>
          <w:b w:val="0"/>
          <w:iCs/>
          <w:color w:val="000000" w:themeColor="text1"/>
          <w:kern w:val="0"/>
          <w:sz w:val="24"/>
          <w:szCs w:val="24"/>
        </w:rPr>
        <w:t>nationwide</w:t>
      </w:r>
      <w:r w:rsidR="00453E8C" w:rsidRPr="00323F61">
        <w:rPr>
          <w:rFonts w:ascii="Times New Roman" w:hAnsi="Times New Roman" w:cs="Times New Roman"/>
          <w:b w:val="0"/>
          <w:iCs/>
          <w:color w:val="000000" w:themeColor="text1"/>
          <w:kern w:val="0"/>
          <w:sz w:val="24"/>
          <w:szCs w:val="24"/>
        </w:rPr>
        <w:t xml:space="preserve"> population-based cohort study</w:t>
      </w:r>
      <w:r w:rsidR="00F00931">
        <w:rPr>
          <w:rFonts w:ascii="Times New Roman" w:hAnsi="Times New Roman" w:cs="Times New Roman"/>
          <w:b w:val="0"/>
          <w:iCs/>
          <w:color w:val="000000" w:themeColor="text1"/>
          <w:kern w:val="0"/>
          <w:sz w:val="24"/>
          <w:szCs w:val="24"/>
        </w:rPr>
        <w:t xml:space="preserve"> </w:t>
      </w:r>
      <w:r w:rsidR="004563E9">
        <w:rPr>
          <w:rFonts w:ascii="Times New Roman" w:hAnsi="Times New Roman" w:cs="Times New Roman"/>
          <w:b w:val="0"/>
          <w:iCs/>
          <w:color w:val="000000" w:themeColor="text1"/>
          <w:kern w:val="0"/>
          <w:sz w:val="24"/>
          <w:szCs w:val="24"/>
        </w:rPr>
        <w:t>aimed</w:t>
      </w:r>
      <w:r w:rsidR="00377F27">
        <w:rPr>
          <w:rFonts w:ascii="Times New Roman" w:hAnsi="Times New Roman" w:cs="Times New Roman"/>
          <w:b w:val="0"/>
          <w:iCs/>
          <w:color w:val="000000" w:themeColor="text1"/>
          <w:kern w:val="0"/>
          <w:sz w:val="24"/>
          <w:szCs w:val="24"/>
        </w:rPr>
        <w:t xml:space="preserve"> to </w:t>
      </w:r>
      <w:r w:rsidR="00F00931">
        <w:rPr>
          <w:rFonts w:ascii="Times New Roman" w:hAnsi="Times New Roman" w:cs="Times New Roman"/>
          <w:b w:val="0"/>
          <w:iCs/>
          <w:color w:val="000000" w:themeColor="text1"/>
          <w:kern w:val="0"/>
          <w:sz w:val="24"/>
          <w:szCs w:val="24"/>
        </w:rPr>
        <w:t>compar</w:t>
      </w:r>
      <w:r w:rsidR="004563E9">
        <w:rPr>
          <w:rFonts w:ascii="Times New Roman" w:hAnsi="Times New Roman" w:cs="Times New Roman"/>
          <w:b w:val="0"/>
          <w:iCs/>
          <w:color w:val="000000" w:themeColor="text1"/>
          <w:kern w:val="0"/>
          <w:sz w:val="24"/>
          <w:szCs w:val="24"/>
        </w:rPr>
        <w:t>e</w:t>
      </w:r>
      <w:r w:rsidR="00F00931">
        <w:rPr>
          <w:rFonts w:ascii="Times New Roman" w:hAnsi="Times New Roman" w:cs="Times New Roman"/>
          <w:b w:val="0"/>
          <w:iCs/>
          <w:color w:val="000000" w:themeColor="text1"/>
          <w:kern w:val="0"/>
          <w:sz w:val="24"/>
          <w:szCs w:val="24"/>
        </w:rPr>
        <w:t xml:space="preserve"> the incidence of poor glycemic control between </w:t>
      </w:r>
      <w:r w:rsidR="00F00931" w:rsidRPr="00323F61">
        <w:rPr>
          <w:rFonts w:ascii="Times New Roman" w:hAnsi="Times New Roman" w:cs="Times New Roman"/>
          <w:b w:val="0"/>
          <w:iCs/>
          <w:color w:val="000000" w:themeColor="text1"/>
          <w:kern w:val="0"/>
          <w:sz w:val="24"/>
          <w:szCs w:val="24"/>
        </w:rPr>
        <w:t>finasteride and tamsulosin</w:t>
      </w:r>
      <w:r w:rsidR="00F00931">
        <w:rPr>
          <w:rFonts w:ascii="Times New Roman" w:hAnsi="Times New Roman" w:cs="Times New Roman"/>
          <w:b w:val="0"/>
          <w:iCs/>
          <w:color w:val="000000" w:themeColor="text1"/>
          <w:kern w:val="0"/>
          <w:sz w:val="24"/>
          <w:szCs w:val="24"/>
        </w:rPr>
        <w:t xml:space="preserve"> users with </w:t>
      </w:r>
      <w:r w:rsidR="00377F27">
        <w:rPr>
          <w:rFonts w:ascii="Times New Roman" w:hAnsi="Times New Roman" w:cs="Times New Roman"/>
          <w:b w:val="0"/>
          <w:iCs/>
          <w:color w:val="000000" w:themeColor="text1"/>
          <w:kern w:val="0"/>
          <w:sz w:val="24"/>
          <w:szCs w:val="24"/>
        </w:rPr>
        <w:t>T2DM</w:t>
      </w:r>
      <w:r w:rsidR="00F00931">
        <w:rPr>
          <w:rFonts w:ascii="Times New Roman" w:hAnsi="Times New Roman" w:cs="Times New Roman"/>
          <w:b w:val="0"/>
          <w:iCs/>
          <w:color w:val="000000" w:themeColor="text1"/>
          <w:kern w:val="0"/>
          <w:sz w:val="24"/>
          <w:szCs w:val="24"/>
        </w:rPr>
        <w:t>.</w:t>
      </w:r>
    </w:p>
    <w:p w14:paraId="4C82F7E5" w14:textId="77777777" w:rsidR="00A32C2F" w:rsidRPr="00474065" w:rsidRDefault="00A32C2F" w:rsidP="00A95C32">
      <w:pPr>
        <w:spacing w:line="480" w:lineRule="auto"/>
        <w:rPr>
          <w:rFonts w:eastAsiaTheme="minorEastAsia"/>
          <w:bCs/>
          <w:iCs/>
          <w:color w:val="000000" w:themeColor="text1"/>
        </w:rPr>
      </w:pPr>
    </w:p>
    <w:p w14:paraId="31D7BC30" w14:textId="6917C455" w:rsidR="00256D1F" w:rsidRPr="00A95C32" w:rsidRDefault="00FC589F" w:rsidP="00A95C32">
      <w:pPr>
        <w:spacing w:line="480" w:lineRule="auto"/>
        <w:rPr>
          <w:b/>
          <w:bCs/>
        </w:rPr>
      </w:pPr>
      <w:r>
        <w:rPr>
          <w:b/>
          <w:bCs/>
        </w:rPr>
        <w:t>PARTICIPANTS</w:t>
      </w:r>
      <w:r w:rsidR="006F5D98">
        <w:rPr>
          <w:b/>
          <w:bCs/>
        </w:rPr>
        <w:t xml:space="preserve"> AND </w:t>
      </w:r>
      <w:r w:rsidR="00642744" w:rsidRPr="00A95C32">
        <w:rPr>
          <w:b/>
          <w:bCs/>
        </w:rPr>
        <w:t>METHOD</w:t>
      </w:r>
      <w:r w:rsidR="00642744">
        <w:rPr>
          <w:b/>
          <w:bCs/>
        </w:rPr>
        <w:t>S</w:t>
      </w:r>
    </w:p>
    <w:p w14:paraId="1B6BE5ED" w14:textId="6C96F85D" w:rsidR="00B4002D" w:rsidRDefault="00B4002D" w:rsidP="00A95C32">
      <w:pPr>
        <w:spacing w:line="480" w:lineRule="auto"/>
        <w:rPr>
          <w:b/>
          <w:bCs/>
        </w:rPr>
      </w:pPr>
      <w:r>
        <w:rPr>
          <w:b/>
          <w:bCs/>
        </w:rPr>
        <w:t>Data source</w:t>
      </w:r>
    </w:p>
    <w:p w14:paraId="3B918968" w14:textId="5A1A6DE6" w:rsidR="000319CB" w:rsidRPr="007E4FA7" w:rsidRDefault="00B65A90" w:rsidP="007E3961">
      <w:pPr>
        <w:spacing w:line="480" w:lineRule="auto"/>
        <w:rPr>
          <w:color w:val="000000" w:themeColor="text1"/>
        </w:rPr>
      </w:pPr>
      <w:r w:rsidRPr="00B65A90">
        <w:t xml:space="preserve">All data were sourced from the </w:t>
      </w:r>
      <w:r w:rsidR="004563E9" w:rsidRPr="00B65A90">
        <w:t>N</w:t>
      </w:r>
      <w:r w:rsidR="004563E9">
        <w:t xml:space="preserve">ew Zealand </w:t>
      </w:r>
      <w:r w:rsidR="004563E9" w:rsidRPr="00B65A90">
        <w:t xml:space="preserve">Ministry of Health </w:t>
      </w:r>
      <w:r w:rsidRPr="00B65A90">
        <w:t xml:space="preserve">national collections </w:t>
      </w:r>
      <w:r w:rsidR="00971775">
        <w:t>between 1 January 2006 and 31 December 2017</w:t>
      </w:r>
      <w:r w:rsidR="003D68BC">
        <w:rPr>
          <w:lang w:val="vi-VN"/>
        </w:rPr>
        <w:t xml:space="preserve">. </w:t>
      </w:r>
      <w:r w:rsidR="003D68BC" w:rsidRPr="003D68BC">
        <w:t>Information on</w:t>
      </w:r>
      <w:r w:rsidR="00F337D8">
        <w:t xml:space="preserve"> </w:t>
      </w:r>
      <w:r w:rsidR="00E26E9B">
        <w:t>demographics (age, sex, and ethnicity)</w:t>
      </w:r>
      <w:r w:rsidR="0053467F">
        <w:t xml:space="preserve">, </w:t>
      </w:r>
      <w:r w:rsidR="002277FC">
        <w:t>diagnosis date, and diagnosis code</w:t>
      </w:r>
      <w:r w:rsidR="003D68BC" w:rsidRPr="003D68BC">
        <w:t xml:space="preserve"> </w:t>
      </w:r>
      <w:r w:rsidR="00C33DEC">
        <w:t>(based on</w:t>
      </w:r>
      <w:r w:rsidR="009170A0">
        <w:t xml:space="preserve"> the</w:t>
      </w:r>
      <w:r w:rsidR="00C33DEC">
        <w:t xml:space="preserve"> </w:t>
      </w:r>
      <w:r w:rsidR="00C33DEC" w:rsidRPr="00F337D8">
        <w:t>International Statistical Classification of Diseases</w:t>
      </w:r>
      <w:r w:rsidR="00C33DEC">
        <w:t>,</w:t>
      </w:r>
      <w:r w:rsidR="00C33DEC" w:rsidRPr="00F337D8">
        <w:t xml:space="preserve"> </w:t>
      </w:r>
      <w:r w:rsidR="00C33DEC">
        <w:t xml:space="preserve">tenth edition [ICD-10]) </w:t>
      </w:r>
      <w:r w:rsidR="003D68BC" w:rsidRPr="003D68BC">
        <w:t>was sourced from the National Minimum Data</w:t>
      </w:r>
      <w:r w:rsidR="004563E9">
        <w:t>s</w:t>
      </w:r>
      <w:r w:rsidR="003D68BC" w:rsidRPr="003D68BC">
        <w:t>et</w:t>
      </w:r>
      <w:r w:rsidR="00F337D8">
        <w:t xml:space="preserve"> (hospital event data)</w:t>
      </w:r>
      <w:r w:rsidR="00731B63">
        <w:t xml:space="preserve"> </w:t>
      </w:r>
      <w:r w:rsidR="00731B63">
        <w:fldChar w:fldCharType="begin"/>
      </w:r>
      <w:r w:rsidR="001A7282">
        <w:instrText xml:space="preserve"> ADDIN ZOTERO_ITEM CSL_CITATION {"citationID":"RzV56QYU","properties":{"formattedCitation":"[16]","plainCitation":"[16]","noteIndex":0},"citationItems":[{"id":382,"uris":["http://zotero.org/groups/5341101/items/9I8UQJ5A"],"itemData":{"id":382,"type":"webpage","abstract":"Statistical publications and data sets on health topics including Māori health, obesity, mental health, diabetes, and more.","language":"en-nz","title":"Statistics and data sets | Ministry of Health NZ","URL":"https://www.health.govt.nz/statistics-research/statistics-and-data-sets","accessed":{"date-parts":[["2024",11,14]]}}}],"schema":"https://github.com/citation-style-language/schema/raw/master/csl-citation.json"} </w:instrText>
      </w:r>
      <w:r w:rsidR="00731B63">
        <w:fldChar w:fldCharType="separate"/>
      </w:r>
      <w:r w:rsidR="001A7282">
        <w:rPr>
          <w:noProof/>
        </w:rPr>
        <w:t>[16]</w:t>
      </w:r>
      <w:r w:rsidR="00731B63">
        <w:fldChar w:fldCharType="end"/>
      </w:r>
      <w:r w:rsidR="00783DBB">
        <w:rPr>
          <w:lang w:val="vi-VN"/>
        </w:rPr>
        <w:t>.</w:t>
      </w:r>
      <w:r w:rsidR="00F337D8">
        <w:t xml:space="preserve"> The hospital event data </w:t>
      </w:r>
      <w:r w:rsidR="00FE2B95">
        <w:t xml:space="preserve">were </w:t>
      </w:r>
      <w:r w:rsidR="00F337D8">
        <w:t xml:space="preserve">then </w:t>
      </w:r>
      <w:r w:rsidR="00127472">
        <w:t xml:space="preserve">linked </w:t>
      </w:r>
      <w:r w:rsidR="00F337D8">
        <w:t xml:space="preserve">with </w:t>
      </w:r>
      <w:r w:rsidR="00DC3A75">
        <w:t>P</w:t>
      </w:r>
      <w:r w:rsidR="00802F2F">
        <w:t xml:space="preserve">harmaceutical </w:t>
      </w:r>
      <w:r w:rsidR="00DC3A75">
        <w:t>D</w:t>
      </w:r>
      <w:r w:rsidR="00802F2F">
        <w:t xml:space="preserve">ispensing </w:t>
      </w:r>
      <w:r w:rsidR="00802F2F" w:rsidRPr="00A004AA">
        <w:t>data</w:t>
      </w:r>
      <w:r w:rsidR="00007A5B">
        <w:t xml:space="preserve">, </w:t>
      </w:r>
      <w:r w:rsidR="00007A5B">
        <w:lastRenderedPageBreak/>
        <w:t xml:space="preserve">which contains claim and payment </w:t>
      </w:r>
      <w:r w:rsidR="00640E36">
        <w:t>information from pharmacists,</w:t>
      </w:r>
      <w:r w:rsidR="0053467F" w:rsidRPr="00A004AA">
        <w:t xml:space="preserve"> </w:t>
      </w:r>
      <w:r w:rsidR="00A004AA">
        <w:t xml:space="preserve">and mortality data </w:t>
      </w:r>
      <w:r w:rsidR="00FE2B95">
        <w:t>using</w:t>
      </w:r>
      <w:r w:rsidR="00F337D8" w:rsidRPr="00F337D8">
        <w:t xml:space="preserve"> </w:t>
      </w:r>
      <w:r w:rsidR="00F337D8" w:rsidRPr="009163D2">
        <w:rPr>
          <w:color w:val="000000" w:themeColor="text1"/>
        </w:rPr>
        <w:t xml:space="preserve">the </w:t>
      </w:r>
      <w:r w:rsidR="00970005" w:rsidRPr="009163D2">
        <w:rPr>
          <w:color w:val="000000" w:themeColor="text1"/>
        </w:rPr>
        <w:t xml:space="preserve">encrypted </w:t>
      </w:r>
      <w:r w:rsidR="00F337D8" w:rsidRPr="009163D2">
        <w:rPr>
          <w:color w:val="000000" w:themeColor="text1"/>
        </w:rPr>
        <w:t>National Health Index number</w:t>
      </w:r>
      <w:r w:rsidR="0002276C">
        <w:rPr>
          <w:color w:val="000000" w:themeColor="text1"/>
        </w:rPr>
        <w:t>—</w:t>
      </w:r>
      <w:r w:rsidR="00F337D8" w:rsidRPr="009163D2">
        <w:rPr>
          <w:color w:val="000000" w:themeColor="text1"/>
        </w:rPr>
        <w:t xml:space="preserve">a unique identifier assigned to every person who </w:t>
      </w:r>
      <w:r w:rsidR="00C76E91" w:rsidRPr="009163D2">
        <w:rPr>
          <w:color w:val="000000" w:themeColor="text1"/>
        </w:rPr>
        <w:t xml:space="preserve">utilizes </w:t>
      </w:r>
      <w:r w:rsidR="00F337D8" w:rsidRPr="009163D2">
        <w:rPr>
          <w:color w:val="000000" w:themeColor="text1"/>
        </w:rPr>
        <w:t>health and disability services in New Zealand</w:t>
      </w:r>
      <w:r w:rsidR="00640E36">
        <w:rPr>
          <w:color w:val="000000" w:themeColor="text1"/>
        </w:rPr>
        <w:t>.</w:t>
      </w:r>
      <w:r w:rsidR="00D5079B" w:rsidRPr="009163D2">
        <w:rPr>
          <w:color w:val="000000" w:themeColor="text1"/>
        </w:rPr>
        <w:t xml:space="preserve"> </w:t>
      </w:r>
    </w:p>
    <w:p w14:paraId="662556F0" w14:textId="77777777" w:rsidR="006721B6" w:rsidRPr="006721B6" w:rsidRDefault="006721B6" w:rsidP="000319CB">
      <w:pPr>
        <w:spacing w:line="480" w:lineRule="auto"/>
        <w:rPr>
          <w:rFonts w:ascii="Batang" w:eastAsia="Batang" w:hAnsi="Batang" w:cs="Batang"/>
          <w:color w:val="C00000"/>
        </w:rPr>
      </w:pPr>
    </w:p>
    <w:p w14:paraId="46DF6019" w14:textId="4FBF4590" w:rsidR="00256D1F" w:rsidRPr="000E3822" w:rsidRDefault="000E3822" w:rsidP="00A95C32">
      <w:pPr>
        <w:spacing w:line="480" w:lineRule="auto"/>
        <w:rPr>
          <w:b/>
          <w:bCs/>
        </w:rPr>
      </w:pPr>
      <w:r w:rsidRPr="000E3822">
        <w:rPr>
          <w:b/>
          <w:bCs/>
        </w:rPr>
        <w:t>Study</w:t>
      </w:r>
      <w:r w:rsidR="00256D1F" w:rsidRPr="000E3822">
        <w:rPr>
          <w:b/>
          <w:bCs/>
        </w:rPr>
        <w:t xml:space="preserve"> cohort</w:t>
      </w:r>
    </w:p>
    <w:p w14:paraId="7818667F" w14:textId="3BCC7CA9" w:rsidR="00125D44" w:rsidRDefault="009A4408" w:rsidP="00125D44">
      <w:pPr>
        <w:spacing w:line="480" w:lineRule="auto"/>
        <w:rPr>
          <w:rFonts w:eastAsiaTheme="minorEastAsia"/>
        </w:rPr>
      </w:pPr>
      <w:bookmarkStart w:id="3" w:name="OLE_LINK1"/>
      <w:bookmarkStart w:id="4" w:name="OLE_LINK2"/>
      <w:r>
        <w:t>We used</w:t>
      </w:r>
      <w:r w:rsidR="00A66E67">
        <w:t xml:space="preserve"> </w:t>
      </w:r>
      <w:r w:rsidR="0002276C">
        <w:t xml:space="preserve">an </w:t>
      </w:r>
      <w:r>
        <w:t>active</w:t>
      </w:r>
      <w:r w:rsidR="0002276C">
        <w:t>-</w:t>
      </w:r>
      <w:r>
        <w:t>comparator</w:t>
      </w:r>
      <w:r w:rsidR="008B2547">
        <w:t>, new</w:t>
      </w:r>
      <w:r w:rsidR="0002276C">
        <w:t>-</w:t>
      </w:r>
      <w:r w:rsidR="008B2547">
        <w:t>user</w:t>
      </w:r>
      <w:r>
        <w:t xml:space="preserve"> design to </w:t>
      </w:r>
      <w:r w:rsidR="0080752A">
        <w:t>construct</w:t>
      </w:r>
      <w:r>
        <w:t xml:space="preserve"> a cohort of men</w:t>
      </w:r>
      <w:r w:rsidR="0080752A">
        <w:t xml:space="preserve"> </w:t>
      </w:r>
      <w:r w:rsidR="00564E24">
        <w:t xml:space="preserve">who were </w:t>
      </w:r>
      <w:r w:rsidR="00AB3E83">
        <w:t>admitted for</w:t>
      </w:r>
      <w:r w:rsidR="00021E8A">
        <w:t xml:space="preserve"> </w:t>
      </w:r>
      <w:r w:rsidR="00ED4D62">
        <w:t>T2DM (</w:t>
      </w:r>
      <w:r w:rsidR="00690F41">
        <w:t xml:space="preserve">ICD-10, E11) and then received </w:t>
      </w:r>
      <w:r w:rsidR="0080752A">
        <w:t>either</w:t>
      </w:r>
      <w:r>
        <w:t xml:space="preserve"> tamsulosin or finasteride</w:t>
      </w:r>
      <w:r w:rsidR="0080752A">
        <w:t xml:space="preserve"> treatment</w:t>
      </w:r>
      <w:r w:rsidR="00AF792E">
        <w:t xml:space="preserve"> (Figure 1)</w:t>
      </w:r>
      <w:r w:rsidR="0080752A">
        <w:t>.</w:t>
      </w:r>
      <w:r w:rsidR="009541C9">
        <w:t xml:space="preserve"> </w:t>
      </w:r>
      <w:r w:rsidR="00882E49">
        <w:t xml:space="preserve">To increase the likelihood that selected patients indeed had T2DM, we further restricted our cohort to those who received at least 1 prescription for </w:t>
      </w:r>
      <w:r w:rsidR="006B0655">
        <w:t xml:space="preserve">any </w:t>
      </w:r>
      <w:r w:rsidR="00882E49">
        <w:t>oral diabetic medications</w:t>
      </w:r>
      <w:r w:rsidR="008123C5">
        <w:t xml:space="preserve"> during the study period</w:t>
      </w:r>
      <w:r w:rsidR="006B0655">
        <w:t xml:space="preserve"> following their </w:t>
      </w:r>
      <w:r w:rsidR="000079BA">
        <w:t>admission</w:t>
      </w:r>
      <w:r w:rsidR="006B0655">
        <w:t xml:space="preserve"> with T2DM.</w:t>
      </w:r>
      <w:r w:rsidR="008123C5">
        <w:t xml:space="preserve"> Our search algorithm includes all nationally insured oral diabetic medications in New Zealand during the study period, which are metformin, sulfonylureas, DPP-4 inhibitors</w:t>
      </w:r>
      <w:r w:rsidR="00171F23">
        <w:t>, pioglitazone</w:t>
      </w:r>
      <w:r w:rsidR="008123C5">
        <w:t xml:space="preserve"> and acarbose.</w:t>
      </w:r>
      <w:r w:rsidR="00C35EBA">
        <w:rPr>
          <w:rFonts w:eastAsiaTheme="minorEastAsia" w:hint="eastAsia"/>
        </w:rPr>
        <w:t xml:space="preserve"> </w:t>
      </w:r>
      <w:r w:rsidR="00882E49">
        <w:t xml:space="preserve">To identify new-user of the interest drugs, a 2-year wash-out period was applied, and patients required to have at least of 1-year of record pharmaceutical dispensing data to enter the study. </w:t>
      </w:r>
      <w:r w:rsidR="0023669B">
        <w:t>For a head-to-head comparison between finasterid</w:t>
      </w:r>
      <w:r w:rsidR="00154733">
        <w:t>e</w:t>
      </w:r>
      <w:r w:rsidR="0023669B">
        <w:t xml:space="preserve"> monotherapy and tamsulosin monotherapy, we identified </w:t>
      </w:r>
      <w:r w:rsidR="00ED4D62">
        <w:t xml:space="preserve">the </w:t>
      </w:r>
      <w:r w:rsidR="00782A10" w:rsidRPr="00A95C32">
        <w:t xml:space="preserve">first </w:t>
      </w:r>
      <w:r w:rsidR="00C81A47">
        <w:t xml:space="preserve">date </w:t>
      </w:r>
      <w:r w:rsidR="00B1514C">
        <w:t>of</w:t>
      </w:r>
      <w:r w:rsidR="00B1514C" w:rsidRPr="00A95C32">
        <w:t xml:space="preserve"> </w:t>
      </w:r>
      <w:r w:rsidR="0002276C">
        <w:t>the</w:t>
      </w:r>
      <w:r w:rsidR="00782A10" w:rsidRPr="00A95C32">
        <w:t xml:space="preserve"> finasteride or tamsulosin</w:t>
      </w:r>
      <w:r w:rsidR="00332C6A">
        <w:t xml:space="preserve"> prescription (set as</w:t>
      </w:r>
      <w:r w:rsidR="0002276C">
        <w:t xml:space="preserve"> the</w:t>
      </w:r>
      <w:r w:rsidR="00332C6A">
        <w:t xml:space="preserve"> </w:t>
      </w:r>
      <w:r w:rsidR="0035345C">
        <w:t>index</w:t>
      </w:r>
      <w:r w:rsidR="00332C6A">
        <w:t xml:space="preserve"> date)</w:t>
      </w:r>
      <w:r w:rsidR="009541C9">
        <w:t xml:space="preserve"> after 31 December 200</w:t>
      </w:r>
      <w:r w:rsidR="00681368">
        <w:t>7</w:t>
      </w:r>
      <w:r w:rsidR="009541C9">
        <w:t>.</w:t>
      </w:r>
      <w:r w:rsidR="006A53AC">
        <w:rPr>
          <w:lang w:val="vi-VN"/>
        </w:rPr>
        <w:t xml:space="preserve"> </w:t>
      </w:r>
      <w:r w:rsidR="008A43EC">
        <w:t>W</w:t>
      </w:r>
      <w:r w:rsidR="00782A10" w:rsidRPr="00A95C32">
        <w:t>e excluded</w:t>
      </w:r>
      <w:r w:rsidR="00915583">
        <w:t xml:space="preserve"> </w:t>
      </w:r>
      <w:r w:rsidR="0000215C">
        <w:t>1) patients who had ICD-10 codes for other types of diabetes ( E10, E12, E13, and E14), 2</w:t>
      </w:r>
      <w:r w:rsidR="000C074B">
        <w:t xml:space="preserve">) </w:t>
      </w:r>
      <w:r w:rsidR="00915583">
        <w:t>patients</w:t>
      </w:r>
      <w:r w:rsidR="00300BDB">
        <w:t xml:space="preserve"> who</w:t>
      </w:r>
      <w:r w:rsidR="00915583">
        <w:t xml:space="preserve"> </w:t>
      </w:r>
      <w:r w:rsidR="00DF1B13">
        <w:t xml:space="preserve">received </w:t>
      </w:r>
      <w:r w:rsidR="00300BDB">
        <w:t xml:space="preserve">an </w:t>
      </w:r>
      <w:r w:rsidR="00DF1B13">
        <w:t xml:space="preserve">insulin prescription prior to </w:t>
      </w:r>
      <w:r w:rsidR="00300BDB">
        <w:t xml:space="preserve">the </w:t>
      </w:r>
      <w:r w:rsidR="00DF1B13">
        <w:t>index date</w:t>
      </w:r>
      <w:r w:rsidR="001F5FB9">
        <w:t xml:space="preserve">, </w:t>
      </w:r>
      <w:r w:rsidR="0000215C">
        <w:t>3</w:t>
      </w:r>
      <w:r w:rsidR="000C074B">
        <w:t xml:space="preserve">) </w:t>
      </w:r>
      <w:r w:rsidR="001F5FB9">
        <w:t xml:space="preserve">patients </w:t>
      </w:r>
      <w:r w:rsidR="000C074B">
        <w:t xml:space="preserve">who </w:t>
      </w:r>
      <w:r w:rsidR="001F5FB9">
        <w:t xml:space="preserve">switched from finasteride to tamsulosin </w:t>
      </w:r>
      <w:r w:rsidR="00300BDB">
        <w:t xml:space="preserve">or </w:t>
      </w:r>
      <w:r w:rsidR="001F5FB9">
        <w:t xml:space="preserve">vice versa, </w:t>
      </w:r>
      <w:r w:rsidR="0000215C">
        <w:t>4</w:t>
      </w:r>
      <w:r w:rsidR="000C074B">
        <w:t xml:space="preserve">) </w:t>
      </w:r>
      <w:r w:rsidR="001F5FB9">
        <w:t xml:space="preserve">patients </w:t>
      </w:r>
      <w:r w:rsidR="000C074B">
        <w:t xml:space="preserve">who </w:t>
      </w:r>
      <w:r w:rsidR="001F5FB9">
        <w:t xml:space="preserve">received both </w:t>
      </w:r>
      <w:r w:rsidR="00596111">
        <w:t xml:space="preserve">tamsulosin and finasteride </w:t>
      </w:r>
      <w:r w:rsidR="001F5FB9">
        <w:t>during the follow</w:t>
      </w:r>
      <w:r w:rsidR="00300BDB">
        <w:t>-</w:t>
      </w:r>
      <w:r w:rsidR="001F5FB9">
        <w:t>up period</w:t>
      </w:r>
      <w:r w:rsidR="008A43EC">
        <w:t>,</w:t>
      </w:r>
      <w:r w:rsidR="00226B5E">
        <w:t xml:space="preserve"> </w:t>
      </w:r>
      <w:r w:rsidR="0000215C">
        <w:t>5</w:t>
      </w:r>
      <w:r w:rsidR="00226B5E">
        <w:t>)</w:t>
      </w:r>
      <w:r w:rsidR="001F5FB9">
        <w:t xml:space="preserve"> patients</w:t>
      </w:r>
      <w:r w:rsidR="00C56B83">
        <w:t xml:space="preserve"> with any cancer</w:t>
      </w:r>
      <w:r w:rsidR="002E6CEB">
        <w:t xml:space="preserve"> diagnosis</w:t>
      </w:r>
      <w:r w:rsidR="008A43EC">
        <w:t xml:space="preserve"> during the study duration using </w:t>
      </w:r>
      <w:r w:rsidR="00BC732B">
        <w:t xml:space="preserve">relevant </w:t>
      </w:r>
      <w:r w:rsidR="008A43EC">
        <w:t>ICD-10 codes</w:t>
      </w:r>
      <w:r w:rsidR="00720E36">
        <w:t xml:space="preserve"> (C00</w:t>
      </w:r>
      <w:r w:rsidR="00300BDB">
        <w:t>–</w:t>
      </w:r>
      <w:r w:rsidR="00720E36">
        <w:t>C9</w:t>
      </w:r>
      <w:r w:rsidR="007F5B3D">
        <w:t>7</w:t>
      </w:r>
      <w:r w:rsidR="00720E36">
        <w:t>)</w:t>
      </w:r>
      <w:r w:rsidR="00C12576">
        <w:t>,</w:t>
      </w:r>
      <w:r w:rsidR="00614C16">
        <w:rPr>
          <w:lang w:val="vi-VN"/>
        </w:rPr>
        <w:t xml:space="preserve"> </w:t>
      </w:r>
      <w:r w:rsidR="008A43EC">
        <w:t xml:space="preserve">and </w:t>
      </w:r>
      <w:r w:rsidR="0000215C">
        <w:t>6</w:t>
      </w:r>
      <w:r w:rsidR="008A43EC">
        <w:t xml:space="preserve">) patients </w:t>
      </w:r>
      <w:r w:rsidR="007E7E4A">
        <w:t xml:space="preserve">who </w:t>
      </w:r>
      <w:r w:rsidR="008A43EC">
        <w:t xml:space="preserve">received </w:t>
      </w:r>
      <w:r w:rsidR="00300BDB">
        <w:t xml:space="preserve">fewer </w:t>
      </w:r>
      <w:r w:rsidR="008A43EC">
        <w:t xml:space="preserve">than </w:t>
      </w:r>
      <w:r w:rsidR="00300BDB">
        <w:t>three</w:t>
      </w:r>
      <w:r w:rsidR="008A43EC">
        <w:t xml:space="preserve"> prescriptions for </w:t>
      </w:r>
      <w:r w:rsidR="00290CE4">
        <w:t>tamsulosin or finasteride</w:t>
      </w:r>
      <w:r w:rsidR="008A43EC">
        <w:t>.</w:t>
      </w:r>
      <w:r w:rsidR="00640E36">
        <w:t xml:space="preserve"> </w:t>
      </w:r>
    </w:p>
    <w:p w14:paraId="0EEF7AD2" w14:textId="77777777" w:rsidR="004B342B" w:rsidRPr="00C262D8" w:rsidRDefault="004B342B" w:rsidP="00125D44">
      <w:pPr>
        <w:spacing w:line="480" w:lineRule="auto"/>
        <w:rPr>
          <w:rFonts w:eastAsiaTheme="minorEastAsia"/>
          <w:b/>
          <w:bCs/>
        </w:rPr>
      </w:pPr>
    </w:p>
    <w:bookmarkEnd w:id="3"/>
    <w:bookmarkEnd w:id="4"/>
    <w:p w14:paraId="62130A40" w14:textId="22BADA3A" w:rsidR="00125D44" w:rsidRPr="00A95C32" w:rsidRDefault="00125D44" w:rsidP="00125D44">
      <w:pPr>
        <w:spacing w:line="480" w:lineRule="auto"/>
        <w:rPr>
          <w:b/>
          <w:bCs/>
        </w:rPr>
      </w:pPr>
      <w:r w:rsidRPr="00A95C32">
        <w:rPr>
          <w:b/>
          <w:bCs/>
        </w:rPr>
        <w:lastRenderedPageBreak/>
        <w:t>Outcome and covariates</w:t>
      </w:r>
    </w:p>
    <w:p w14:paraId="7FDA8EAF" w14:textId="3FEBC6DE" w:rsidR="00C751E4" w:rsidRDefault="00125D44" w:rsidP="00A95C32">
      <w:pPr>
        <w:spacing w:line="480" w:lineRule="auto"/>
      </w:pPr>
      <w:r w:rsidRPr="00A95C32">
        <w:t>The outcome was</w:t>
      </w:r>
      <w:r w:rsidR="00300BDB">
        <w:t xml:space="preserve"> the</w:t>
      </w:r>
      <w:r w:rsidRPr="00A95C32">
        <w:t xml:space="preserve"> </w:t>
      </w:r>
      <w:r>
        <w:t xml:space="preserve">first </w:t>
      </w:r>
      <w:r w:rsidRPr="00A95C32">
        <w:t>insulin</w:t>
      </w:r>
      <w:r>
        <w:t xml:space="preserve"> prescription, as a proxy for poor glycemic control</w:t>
      </w:r>
      <w:r w:rsidR="007A4876">
        <w:t xml:space="preserve"> </w:t>
      </w:r>
      <w:r w:rsidR="007A4876">
        <w:fldChar w:fldCharType="begin"/>
      </w:r>
      <w:r w:rsidR="0094457C">
        <w:instrText xml:space="preserve"> ADDIN ZOTERO_ITEM CSL_CITATION {"citationID":"k8EDgFCM","properties":{"formattedCitation":"[17]","plainCitation":"[17]","noteIndex":0},"citationItems":[{"id":422,"uris":["http://zotero.org/groups/5341101/items/TJQR6YL5"],"itemData":{"id":422,"type":"article-journal","abstract":"Insulin initiation and titration can be challenging for many primary care providers who are involved in the treatment of patients with type 2 diabetes. Despite the introduction of advanced insulin analogs and improvements in insulin delivery devices, many patients with type 2 diabetes continue to experience suboptimal glycemic control. With an increasing number of treatment options available, type 2 diabetes management is moving away from a \"one-size-fits-all\" approach and toward individualized treatment regimens based on particular patient needs. Given this, nurse practitioners, physician assistants, pharmacists, and certified diabetes educators are becoming increasingly valuable resources in busy primary care practices.","container-title":"Diabetes Spectrum: A Publication of the American Diabetes Association","DOI":"10.2337/ds18-0005","ISSN":"1040-9165","issue":"2","journalAbbreviation":"Diabetes Spectr","language":"eng","note":"PMID: 31168280\nPMCID: PMC6528396","page":"104-111","source":"PubMed","title":"Insulin Initiation and Titration in Patients With Type 2 Diabetes","volume":"32","author":[{"family":"Chun","given":"Ji"},{"family":"Strong","given":"Jodi"},{"family":"Urquhart","given":"Scott"}],"issued":{"date-parts":[["2019",5]]}}}],"schema":"https://github.com/citation-style-language/schema/raw/master/csl-citation.json"} </w:instrText>
      </w:r>
      <w:r w:rsidR="007A4876">
        <w:fldChar w:fldCharType="separate"/>
      </w:r>
      <w:r w:rsidR="0094457C">
        <w:rPr>
          <w:noProof/>
        </w:rPr>
        <w:t>[17]</w:t>
      </w:r>
      <w:r w:rsidR="007A4876">
        <w:fldChar w:fldCharType="end"/>
      </w:r>
      <w:r w:rsidR="00783DBB">
        <w:rPr>
          <w:lang w:val="vi-VN"/>
        </w:rPr>
        <w:t>,</w:t>
      </w:r>
      <w:r>
        <w:t xml:space="preserve"> </w:t>
      </w:r>
      <w:r w:rsidRPr="00A95C32">
        <w:t xml:space="preserve">during the follow-up period. </w:t>
      </w:r>
      <w:r>
        <w:t>Follow</w:t>
      </w:r>
      <w:r w:rsidR="00300BDB">
        <w:t>-</w:t>
      </w:r>
      <w:r>
        <w:t>up ended at</w:t>
      </w:r>
      <w:r w:rsidRPr="00A95C32">
        <w:t xml:space="preserve"> </w:t>
      </w:r>
      <w:r>
        <w:t xml:space="preserve">the occurrence of the </w:t>
      </w:r>
      <w:r w:rsidRPr="00A95C32">
        <w:t>outcome</w:t>
      </w:r>
      <w:r>
        <w:t>, death, or 31 December 2017, whichever came first.</w:t>
      </w:r>
      <w:r w:rsidRPr="002F0264">
        <w:t xml:space="preserve"> </w:t>
      </w:r>
      <w:r>
        <w:t>We considered the following potential confounders: a</w:t>
      </w:r>
      <w:r w:rsidRPr="00A95C32">
        <w:t>ge</w:t>
      </w:r>
      <w:r w:rsidRPr="00125D44">
        <w:t xml:space="preserve"> </w:t>
      </w:r>
      <w:r w:rsidRPr="00A95C32">
        <w:t xml:space="preserve">at </w:t>
      </w:r>
      <w:r>
        <w:t xml:space="preserve">the </w:t>
      </w:r>
      <w:r w:rsidRPr="00A95C32">
        <w:t>index date</w:t>
      </w:r>
      <w:r>
        <w:t>, ethnicity,</w:t>
      </w:r>
      <w:r w:rsidR="0000215C">
        <w:t xml:space="preserve"> T2DM’s medications</w:t>
      </w:r>
      <w:r w:rsidR="001C02EE">
        <w:t xml:space="preserve"> (our patients only have record for metformin and sulfonylurea)</w:t>
      </w:r>
      <w:r w:rsidR="0000215C">
        <w:t>,</w:t>
      </w:r>
      <w:r w:rsidDel="00AC3CB6">
        <w:t xml:space="preserve"> </w:t>
      </w:r>
      <w:r w:rsidRPr="00A95C32">
        <w:t>duration</w:t>
      </w:r>
      <w:r>
        <w:t xml:space="preserve"> of T2DM</w:t>
      </w:r>
      <w:r w:rsidRPr="00A95C32">
        <w:t xml:space="preserve"> (from the first record of T2DM </w:t>
      </w:r>
      <w:r w:rsidR="00271C5A">
        <w:t xml:space="preserve">in the database </w:t>
      </w:r>
      <w:r w:rsidRPr="00A95C32">
        <w:t xml:space="preserve">to the </w:t>
      </w:r>
      <w:r>
        <w:t>index date</w:t>
      </w:r>
      <w:r w:rsidRPr="00A95C32">
        <w:t>)</w:t>
      </w:r>
      <w:r>
        <w:t>, C</w:t>
      </w:r>
      <w:r w:rsidRPr="00A95C32">
        <w:t>harlson comorbidit</w:t>
      </w:r>
      <w:r w:rsidR="00300BDB">
        <w:t>y</w:t>
      </w:r>
      <w:r w:rsidRPr="00A95C32">
        <w:t xml:space="preserve"> </w:t>
      </w:r>
      <w:r>
        <w:t>i</w:t>
      </w:r>
      <w:r w:rsidRPr="00A95C32">
        <w:t xml:space="preserve">ndex </w:t>
      </w:r>
      <w:r>
        <w:t xml:space="preserve">(CCI; using ICD-10 codes </w:t>
      </w:r>
      <w:r w:rsidR="00300BDB">
        <w:t xml:space="preserve">in </w:t>
      </w:r>
      <w:r>
        <w:t xml:space="preserve">the 5 years </w:t>
      </w:r>
      <w:r w:rsidR="002152B8">
        <w:t xml:space="preserve">prior to </w:t>
      </w:r>
      <w:r>
        <w:t>the index date), and use of other drugs affecting glycemic control</w:t>
      </w:r>
      <w:r w:rsidR="00300BDB">
        <w:t>,</w:t>
      </w:r>
      <w:r>
        <w:t xml:space="preserve"> </w:t>
      </w:r>
      <w:r w:rsidR="00300BDB">
        <w:t>including</w:t>
      </w:r>
      <w:r w:rsidR="001F5FB9">
        <w:t xml:space="preserve"> </w:t>
      </w:r>
      <w:r w:rsidR="00AD78BC">
        <w:t>angiotensin</w:t>
      </w:r>
      <w:r w:rsidR="00AD78BC">
        <w:rPr>
          <w:lang w:val="vi-VN"/>
        </w:rPr>
        <w:t xml:space="preserve">-converting enzyme </w:t>
      </w:r>
      <w:r w:rsidR="00AD78BC">
        <w:t>inhibitors</w:t>
      </w:r>
      <w:r w:rsidR="00AD78BC">
        <w:rPr>
          <w:lang w:val="vi-VN"/>
        </w:rPr>
        <w:t xml:space="preserve"> (ACEi)</w:t>
      </w:r>
      <w:r w:rsidR="00C51784">
        <w:t xml:space="preserve">, </w:t>
      </w:r>
      <w:r w:rsidR="00AD78BC">
        <w:rPr>
          <w:lang w:val="vi-VN"/>
        </w:rPr>
        <w:t>angiotensin receptor blockers</w:t>
      </w:r>
      <w:r w:rsidR="00D73A2D">
        <w:t xml:space="preserve"> (ARBs)</w:t>
      </w:r>
      <w:r w:rsidR="00C51784">
        <w:t>, diuretics</w:t>
      </w:r>
      <w:r w:rsidR="008358F1">
        <w:t>,</w:t>
      </w:r>
      <w:r w:rsidR="00DF1B13">
        <w:t xml:space="preserve"> </w:t>
      </w:r>
      <w:r w:rsidR="00C51784">
        <w:t>statin</w:t>
      </w:r>
      <w:r w:rsidR="00AD78BC">
        <w:rPr>
          <w:lang w:val="vi-VN"/>
        </w:rPr>
        <w:t>s</w:t>
      </w:r>
      <w:r w:rsidR="00C51784">
        <w:t>,</w:t>
      </w:r>
      <w:r w:rsidR="00AD78BC">
        <w:rPr>
          <w:lang w:val="vi-VN"/>
        </w:rPr>
        <w:t xml:space="preserve"> and </w:t>
      </w:r>
      <w:r w:rsidR="00C51784">
        <w:t>beta-blocker</w:t>
      </w:r>
      <w:r w:rsidR="00AD78BC">
        <w:rPr>
          <w:lang w:val="vi-VN"/>
        </w:rPr>
        <w:t xml:space="preserve">s. </w:t>
      </w:r>
      <w:r w:rsidR="002401C2">
        <w:t>In N</w:t>
      </w:r>
      <w:r w:rsidR="007708AE">
        <w:t xml:space="preserve">ew </w:t>
      </w:r>
      <w:r w:rsidR="002401C2">
        <w:t>Z</w:t>
      </w:r>
      <w:r w:rsidR="007708AE">
        <w:t>ealand</w:t>
      </w:r>
      <w:r w:rsidR="002401C2">
        <w:t>,</w:t>
      </w:r>
      <w:r w:rsidR="005419A7">
        <w:t xml:space="preserve"> T2DM patients </w:t>
      </w:r>
      <w:r w:rsidR="00300BDB">
        <w:t xml:space="preserve">of </w:t>
      </w:r>
      <w:r w:rsidR="005419A7">
        <w:t>some</w:t>
      </w:r>
      <w:r w:rsidR="00C51784">
        <w:t xml:space="preserve"> ethnicit</w:t>
      </w:r>
      <w:r w:rsidR="00AD78BC">
        <w:t>ies</w:t>
      </w:r>
      <w:r w:rsidR="00C51784">
        <w:t xml:space="preserve"> </w:t>
      </w:r>
      <w:r w:rsidR="00EF6DA4">
        <w:t xml:space="preserve">have been </w:t>
      </w:r>
      <w:r w:rsidR="005419A7">
        <w:t>reported to have poorer health outcomes than the majority ethnicity</w:t>
      </w:r>
      <w:r w:rsidR="004C47F1">
        <w:t xml:space="preserve"> </w:t>
      </w:r>
      <w:r w:rsidR="004C47F1">
        <w:fldChar w:fldCharType="begin"/>
      </w:r>
      <w:r w:rsidR="00AE1CA3">
        <w:instrText xml:space="preserve"> ADDIN ZOTERO_ITEM CSL_CITATION {"citationID":"X3skUyzR","properties":{"formattedCitation":"[18,19]","plainCitation":"[18,19]","noteIndex":0},"citationItems":[{"id":384,"uris":["http://zotero.org/groups/5341101/items/U4X6LH6M"],"itemData":{"id":384,"type":"article-journal","container-title":"Frontiers in Medicine","DOI":"10.3389/fmed.2022.756223","language":"en","note":"PMID: 35620715","page":"756223","source":"pmc.ncbi.nlm.nih.gov","title":"Socio-Economic Inequity: Diabetes in New Zealand","title-short":"Socio-Economic Inequity","volume":"9","author":[{"family":"Holder-Pearson","given":"Lui"},{"family":"Chase","given":"James Geoffrey"}],"issued":{"date-parts":[["2022",5,10]]}}},{"id":387,"uris":["http://zotero.org/groups/5341101/items/Q4QBFCT7"],"itemData":{"id":387,"type":"article-journal","abstract":"BACKGROUND: Type 2 diabetes affects Indigenous and non-European populations disproportionately, including in New Zealand, where long-term temporal trends in cause-specific clinical outcomes between Māori, Pacific, and European people remain unclear. We aimed to compare the rates of mortality and hospital admission between Māori, Pacific, and European patients with type 2 diabetes in Auckland, New Zealand, over a period of 24 years.\nMETHODS: In this retrospective, population-based, longitudinal cohort study, we identified a cohort of patients (aged 35-84 years) with type 2 diabetes enrolled between Jan 1, 1994, and July 31, 2018, to the primary care audit programme, the Diabetes Care Support Service (DCSS) in Auckland, New Zealand. Patients with type 1 diabetes, prediabetes, and gestational diabetes were excluded. We linked data from the DCSS with national death registration, hospital admission, pharmaceutical claim, and socioeconomic status databases. Patients were followed up until death or July 31, 2018 (date of last enrolment to the DCSS). Incident clinical events (all-cause mortality, cardiovascular mortality, cancer mortality, cardiovascular hospital admission, cancer hospital admission, and end-stage renal disease hospital admission) were identified. Event rates were stratified by ethnic group, age group, sex, socioeconomic status, and time period (&lt;1998, 1999-2013, 2004-08, 2009-13, and 2014-18). Incidence rate ratios (IRRs) and absolute risk differences were adjusted for sex, age, smoking status, obesity, socioeconomic status, and time period by use of age-period-cohort modelling.\nFINDINGS: Between Jan 1, 1994, and July 31, 2018, 45 072 patients with type 2 diabetes (21 936 [48·7%] female; mean age 56·7 years [SD 13·8]) were enrolled in the DCSS and followed up for a median of 9·7 years (IQR 5·8-13·6). 16 755 (37·2%) were European, 7093 (15·7%) were Māori, and 12 044 (26·7%) were Pacific patients. Despite a similar temporal trend (decreasing mortality and increasing hospital admissions) across the three ethnic groups, Māori and Pacific patients had consistently higher hospital admission rates than European patients. Māori but not Pacific patients had higher adjusted IRRs for all-cause mortality (1·96 [95% CI 1·80-2·14]), cardiovascular mortality (1·93 [1·63-2·29]) and cancer mortality (1·64 [1·40-1·93]) rates compared with European patients.\nINTERPRETATION: Compared with European patients, poorer health outcomes have persisted among Māori and Pacific people with type 2 diabetes for more than 20 years. New policies supporting prevention and more intensive management of type 2 diabetes are urgently needed. Research into the biological and societal mechanisms underlying these disparities, and the associated differences between Māori and Pacific patients is also needed.\nFUNDING: Counties Manukau Health and Middlemore Foundation.","container-title":"The Lancet. Global Health","DOI":"10.1016/S2214-109X(20)30412-5","ISSN":"2214-109X","issue":"2","journalAbbreviation":"Lancet Glob Health","language":"eng","note":"PMID: 33069275","page":"e209-e217","source":"PubMed","title":"Ethnic differences in mortality and hospital admission rates between Māori, Pacific, and European New Zealanders with type 2 diabetes between 1994 and 2018: a retrospective, population-based, longitudinal cohort study","title-short":"Ethnic differences in mortality and hospital admission rates between Māori, Pacific, and European New Zealanders with type 2 diabetes between 1994 and 2018","volume":"9","author":[{"family":"Yu","given":"Dahai"},{"family":"Zhao","given":"Zhanzheng"},{"family":"Osuagwu","given":"Uchechukwu Levi"},{"family":"Pickering","given":"Karen"},{"family":"Baker","given":"John"},{"family":"Cutfield","given":"Richard"},{"family":"Orr-Walker","given":"Brandon J."},{"family":"Cai","given":"Yamei"},{"family":"Simmons","given":"David"}],"issued":{"date-parts":[["2021",2]]}}}],"schema":"https://github.com/citation-style-language/schema/raw/master/csl-citation.json"} </w:instrText>
      </w:r>
      <w:r w:rsidR="004C47F1">
        <w:fldChar w:fldCharType="separate"/>
      </w:r>
      <w:r w:rsidR="00AE1CA3">
        <w:rPr>
          <w:noProof/>
        </w:rPr>
        <w:t>[18,19]</w:t>
      </w:r>
      <w:r w:rsidR="004C47F1">
        <w:fldChar w:fldCharType="end"/>
      </w:r>
      <w:r w:rsidR="00783DBB">
        <w:rPr>
          <w:lang w:val="vi-VN"/>
        </w:rPr>
        <w:t>.</w:t>
      </w:r>
      <w:r w:rsidR="00C51784">
        <w:t xml:space="preserve"> </w:t>
      </w:r>
      <w:r w:rsidR="0025439F">
        <w:t xml:space="preserve">The ethnic groups were categorized as </w:t>
      </w:r>
      <w:r w:rsidR="0025439F" w:rsidRPr="009E5AF4">
        <w:t>Europeans</w:t>
      </w:r>
      <w:r w:rsidR="0025439F">
        <w:t>, Indigenous people, Asians, and Others (including not recorded) based on the codes provided by the New Zealand health ministry</w:t>
      </w:r>
      <w:r w:rsidR="00AE1CA3">
        <w:t xml:space="preserve"> </w:t>
      </w:r>
      <w:r w:rsidR="00AE1CA3">
        <w:fldChar w:fldCharType="begin"/>
      </w:r>
      <w:r w:rsidR="007D4787">
        <w:instrText xml:space="preserve"> ADDIN ZOTERO_ITEM CSL_CITATION {"citationID":"cKCceR8n","properties":{"formattedCitation":"[20]","plainCitation":"[20]","noteIndex":0},"citationItems":[{"id":389,"uris":["http://zotero.org/groups/5341101/items/6IM6876M"],"itemData":{"id":389,"type":"webpage","abstract":"Common code tables for use with the national health statistics collections.","language":"en-NZ","title":"Common code tables - Health New Zealand | Te Whatu Ora","URL":"https://www.tewhatuora.govt.nz/for-health-professionals/data-and-statistics/nz-health-statistics/data-references/code-tables/common-code-tables","accessed":{"date-parts":[["2024",11,14]]}}}],"schema":"https://github.com/citation-style-language/schema/raw/master/csl-citation.json"} </w:instrText>
      </w:r>
      <w:r w:rsidR="00AE1CA3">
        <w:fldChar w:fldCharType="separate"/>
      </w:r>
      <w:r w:rsidR="007D4787">
        <w:rPr>
          <w:noProof/>
        </w:rPr>
        <w:t>[20]</w:t>
      </w:r>
      <w:r w:rsidR="00AE1CA3">
        <w:fldChar w:fldCharType="end"/>
      </w:r>
      <w:r w:rsidR="0025439F">
        <w:t>.</w:t>
      </w:r>
      <w:r w:rsidR="00CC4410">
        <w:t xml:space="preserve"> </w:t>
      </w:r>
      <w:r w:rsidR="00CC4410">
        <w:rPr>
          <w:lang w:val="vi-VN"/>
        </w:rPr>
        <w:t xml:space="preserve">The </w:t>
      </w:r>
      <w:r w:rsidR="00CC4410">
        <w:t xml:space="preserve">baseline covariates were taken within </w:t>
      </w:r>
      <w:r w:rsidR="00684567">
        <w:t>one</w:t>
      </w:r>
      <w:r w:rsidR="00CC4410">
        <w:t xml:space="preserve"> year prior to the index date</w:t>
      </w:r>
      <w:r w:rsidR="006B0655">
        <w:t xml:space="preserve"> unless stated otherwise. </w:t>
      </w:r>
    </w:p>
    <w:p w14:paraId="75B15B25" w14:textId="77777777" w:rsidR="00FF50F0" w:rsidRPr="00C751E4" w:rsidRDefault="00FF50F0" w:rsidP="00A95C32">
      <w:pPr>
        <w:spacing w:line="480" w:lineRule="auto"/>
      </w:pPr>
    </w:p>
    <w:p w14:paraId="0F2C36BB" w14:textId="085100A8" w:rsidR="001B682F" w:rsidRDefault="001B682F" w:rsidP="00A95C32">
      <w:pPr>
        <w:spacing w:line="480" w:lineRule="auto"/>
        <w:rPr>
          <w:b/>
          <w:bCs/>
        </w:rPr>
      </w:pPr>
      <w:r w:rsidRPr="00A95C32">
        <w:rPr>
          <w:b/>
          <w:bCs/>
        </w:rPr>
        <w:t xml:space="preserve">Statistical </w:t>
      </w:r>
      <w:proofErr w:type="gramStart"/>
      <w:r w:rsidRPr="00A95C32">
        <w:rPr>
          <w:b/>
          <w:bCs/>
        </w:rPr>
        <w:t>analyses</w:t>
      </w:r>
      <w:proofErr w:type="gramEnd"/>
    </w:p>
    <w:p w14:paraId="4D68AB45" w14:textId="02699389" w:rsidR="00C751E4" w:rsidRPr="0072604F" w:rsidRDefault="00182FB2" w:rsidP="00A95C32">
      <w:pPr>
        <w:spacing w:line="480" w:lineRule="auto"/>
        <w:rPr>
          <w:b/>
          <w:bCs/>
          <w:i/>
        </w:rPr>
      </w:pPr>
      <w:r>
        <w:rPr>
          <w:b/>
          <w:bCs/>
          <w:i/>
        </w:rPr>
        <w:t>Main</w:t>
      </w:r>
      <w:r w:rsidRPr="0072604F">
        <w:rPr>
          <w:b/>
          <w:bCs/>
          <w:i/>
        </w:rPr>
        <w:t xml:space="preserve"> </w:t>
      </w:r>
      <w:r w:rsidR="00C751E4" w:rsidRPr="0072604F">
        <w:rPr>
          <w:b/>
          <w:bCs/>
          <w:i/>
        </w:rPr>
        <w:t>analysis</w:t>
      </w:r>
    </w:p>
    <w:p w14:paraId="504EB7B7" w14:textId="7DECCBBA" w:rsidR="00FF759D" w:rsidRDefault="0040639E" w:rsidP="00A95C32">
      <w:pPr>
        <w:spacing w:line="480" w:lineRule="auto"/>
      </w:pPr>
      <w:r w:rsidRPr="00EB1AD3">
        <w:rPr>
          <w:color w:val="000000" w:themeColor="text1"/>
        </w:rPr>
        <w:t>A l</w:t>
      </w:r>
      <w:r w:rsidR="001C6E0D" w:rsidRPr="00EB1AD3">
        <w:rPr>
          <w:color w:val="000000" w:themeColor="text1"/>
        </w:rPr>
        <w:t xml:space="preserve">og-rank test was </w:t>
      </w:r>
      <w:r w:rsidRPr="00EB1AD3">
        <w:rPr>
          <w:color w:val="000000" w:themeColor="text1"/>
        </w:rPr>
        <w:t>conducted</w:t>
      </w:r>
      <w:r w:rsidR="001C6E0D" w:rsidRPr="00EB1AD3">
        <w:rPr>
          <w:color w:val="000000" w:themeColor="text1"/>
        </w:rPr>
        <w:t xml:space="preserve"> to </w:t>
      </w:r>
      <w:r w:rsidR="00E84F85">
        <w:rPr>
          <w:color w:val="000000" w:themeColor="text1"/>
        </w:rPr>
        <w:t>investigate the</w:t>
      </w:r>
      <w:r w:rsidR="00E84F85" w:rsidRPr="00EB1AD3">
        <w:rPr>
          <w:color w:val="000000" w:themeColor="text1"/>
        </w:rPr>
        <w:t xml:space="preserve"> </w:t>
      </w:r>
      <w:r w:rsidR="001C6E0D" w:rsidRPr="00EB1AD3">
        <w:rPr>
          <w:color w:val="000000" w:themeColor="text1"/>
        </w:rPr>
        <w:t xml:space="preserve">significance of </w:t>
      </w:r>
      <w:r w:rsidR="00300BDB">
        <w:rPr>
          <w:color w:val="000000" w:themeColor="text1"/>
        </w:rPr>
        <w:t xml:space="preserve">the </w:t>
      </w:r>
      <w:r w:rsidR="001C6E0D" w:rsidRPr="00EB1AD3">
        <w:rPr>
          <w:color w:val="000000" w:themeColor="text1"/>
        </w:rPr>
        <w:t xml:space="preserve">difference in the probability of </w:t>
      </w:r>
      <w:r w:rsidR="005419A7">
        <w:rPr>
          <w:color w:val="000000" w:themeColor="text1"/>
        </w:rPr>
        <w:t>poor glycemic control</w:t>
      </w:r>
      <w:r w:rsidR="001C6E0D" w:rsidRPr="00EB1AD3">
        <w:rPr>
          <w:color w:val="000000" w:themeColor="text1"/>
        </w:rPr>
        <w:t xml:space="preserve"> between finasteride and tamsulosin </w:t>
      </w:r>
      <w:r w:rsidR="001A0991" w:rsidRPr="00EB1AD3">
        <w:rPr>
          <w:color w:val="000000" w:themeColor="text1"/>
        </w:rPr>
        <w:t>users</w:t>
      </w:r>
      <w:r w:rsidR="001C6E0D" w:rsidRPr="00EB1AD3">
        <w:rPr>
          <w:color w:val="000000" w:themeColor="text1"/>
        </w:rPr>
        <w:t xml:space="preserve"> during the follow-up</w:t>
      </w:r>
      <w:r w:rsidR="00300BDB">
        <w:rPr>
          <w:color w:val="000000" w:themeColor="text1"/>
        </w:rPr>
        <w:t xml:space="preserve"> period</w:t>
      </w:r>
      <w:r w:rsidR="001C6E0D" w:rsidRPr="00EB1AD3">
        <w:rPr>
          <w:color w:val="000000" w:themeColor="text1"/>
        </w:rPr>
        <w:t>.</w:t>
      </w:r>
      <w:r w:rsidR="00125D44" w:rsidRPr="00EB1AD3">
        <w:rPr>
          <w:color w:val="000000" w:themeColor="text1"/>
        </w:rPr>
        <w:t xml:space="preserve"> </w:t>
      </w:r>
      <w:r w:rsidR="00125D44" w:rsidRPr="00BE6898">
        <w:rPr>
          <w:color w:val="000000" w:themeColor="text1"/>
        </w:rPr>
        <w:t xml:space="preserve">A </w:t>
      </w:r>
      <w:r w:rsidR="00CF1288" w:rsidRPr="00BE6898">
        <w:rPr>
          <w:color w:val="000000" w:themeColor="text1"/>
        </w:rPr>
        <w:t>Kaplan-Meier</w:t>
      </w:r>
      <w:r w:rsidR="00125D44" w:rsidRPr="00BE6898">
        <w:rPr>
          <w:color w:val="000000" w:themeColor="text1"/>
        </w:rPr>
        <w:t xml:space="preserve"> curve </w:t>
      </w:r>
      <w:proofErr w:type="gramStart"/>
      <w:r w:rsidR="00125D44" w:rsidRPr="00BE6898">
        <w:rPr>
          <w:color w:val="000000" w:themeColor="text1"/>
        </w:rPr>
        <w:t>was fitted</w:t>
      </w:r>
      <w:proofErr w:type="gramEnd"/>
      <w:r w:rsidR="00125D44" w:rsidRPr="00BE6898">
        <w:rPr>
          <w:color w:val="000000" w:themeColor="text1"/>
        </w:rPr>
        <w:t xml:space="preserve"> on the unweighted population.</w:t>
      </w:r>
      <w:r w:rsidR="001C6E0D" w:rsidRPr="00BE6898">
        <w:rPr>
          <w:color w:val="000000" w:themeColor="text1"/>
        </w:rPr>
        <w:t xml:space="preserve"> </w:t>
      </w:r>
      <w:r w:rsidR="00265DEF" w:rsidRPr="00A95C32">
        <w:t>We</w:t>
      </w:r>
      <w:r w:rsidR="003F3C66">
        <w:t xml:space="preserve"> first estimated the crude hazard ratio between tamsulosin and finasteride, without any covariates. </w:t>
      </w:r>
      <w:r w:rsidR="00460E4C">
        <w:t xml:space="preserve">A 95% confidence interval was used to </w:t>
      </w:r>
      <w:r w:rsidR="00AB7455">
        <w:t xml:space="preserve">account for uncertainty of the estimates and absolute difference less than 0.1 is deemed as suitable. </w:t>
      </w:r>
      <w:r w:rsidR="003F3C66">
        <w:t>Subsequently, we</w:t>
      </w:r>
      <w:r w:rsidR="00265DEF" w:rsidRPr="00A95C32">
        <w:t xml:space="preserve"> </w:t>
      </w:r>
      <w:r w:rsidR="00265DEF">
        <w:t>built</w:t>
      </w:r>
      <w:r w:rsidR="00265DEF" w:rsidRPr="00A95C32">
        <w:t xml:space="preserve"> </w:t>
      </w:r>
      <w:r w:rsidR="00265DEF">
        <w:t xml:space="preserve">a </w:t>
      </w:r>
      <w:r w:rsidR="00265DEF" w:rsidRPr="00A95C32">
        <w:t>Cox</w:t>
      </w:r>
      <w:r w:rsidR="00265DEF">
        <w:t xml:space="preserve"> </w:t>
      </w:r>
      <w:r w:rsidR="00265DEF" w:rsidRPr="00A95C32">
        <w:t>proportional hazard model</w:t>
      </w:r>
      <w:r w:rsidR="00265DEF">
        <w:t xml:space="preserve"> including the </w:t>
      </w:r>
      <w:r w:rsidR="00265DEF">
        <w:lastRenderedPageBreak/>
        <w:t>above covariates</w:t>
      </w:r>
      <w:r w:rsidR="005419A7">
        <w:t xml:space="preserve"> (a</w:t>
      </w:r>
      <w:r w:rsidR="005419A7" w:rsidRPr="00A95C32">
        <w:t>ge</w:t>
      </w:r>
      <w:r w:rsidR="005419A7" w:rsidRPr="00125D44">
        <w:t xml:space="preserve"> </w:t>
      </w:r>
      <w:r w:rsidR="005419A7" w:rsidRPr="00A95C32">
        <w:t xml:space="preserve">at </w:t>
      </w:r>
      <w:r w:rsidR="005419A7">
        <w:t xml:space="preserve">the </w:t>
      </w:r>
      <w:r w:rsidR="005419A7" w:rsidRPr="00A95C32">
        <w:t>index date</w:t>
      </w:r>
      <w:r w:rsidR="005419A7">
        <w:t>, ethnicity,</w:t>
      </w:r>
      <w:r w:rsidR="006B0655">
        <w:t xml:space="preserve"> T2DM’s medications,</w:t>
      </w:r>
      <w:r w:rsidR="005419A7" w:rsidDel="00AC3CB6">
        <w:t xml:space="preserve"> </w:t>
      </w:r>
      <w:r w:rsidR="005419A7" w:rsidRPr="00A95C32">
        <w:t>duration</w:t>
      </w:r>
      <w:r w:rsidR="005419A7">
        <w:t xml:space="preserve"> of T2DM, CCI, </w:t>
      </w:r>
      <w:r w:rsidR="00300BDB">
        <w:t xml:space="preserve">and use of </w:t>
      </w:r>
      <w:r w:rsidR="005419A7">
        <w:rPr>
          <w:lang w:val="vi-VN"/>
        </w:rPr>
        <w:t>ACEi</w:t>
      </w:r>
      <w:r w:rsidR="00300BDB">
        <w:t>s</w:t>
      </w:r>
      <w:r w:rsidR="005419A7">
        <w:t xml:space="preserve">, </w:t>
      </w:r>
      <w:r w:rsidR="00651FB1">
        <w:t>ARBs</w:t>
      </w:r>
      <w:r w:rsidR="005419A7">
        <w:t>,</w:t>
      </w:r>
      <w:r w:rsidR="002F780A">
        <w:t xml:space="preserve"> </w:t>
      </w:r>
      <w:r w:rsidR="005419A7">
        <w:t xml:space="preserve">diuretics, statins, and beta-blockers) </w:t>
      </w:r>
      <w:r w:rsidR="002F780A">
        <w:t>and estimated</w:t>
      </w:r>
      <w:r w:rsidR="00BC5A64">
        <w:t xml:space="preserve"> adjusted</w:t>
      </w:r>
      <w:r w:rsidR="002F780A">
        <w:t xml:space="preserve"> hazard ratio (</w:t>
      </w:r>
      <w:r w:rsidR="00BC5A64">
        <w:t xml:space="preserve">adjusted </w:t>
      </w:r>
      <w:r w:rsidR="002F780A">
        <w:t>HR) and 95% confidence interval</w:t>
      </w:r>
      <w:r w:rsidR="00300BDB">
        <w:t>s</w:t>
      </w:r>
      <w:r w:rsidR="002F780A">
        <w:t xml:space="preserve"> (CI</w:t>
      </w:r>
      <w:r w:rsidR="00300BDB">
        <w:t>s</w:t>
      </w:r>
      <w:r w:rsidR="002F780A">
        <w:t>)</w:t>
      </w:r>
      <w:r w:rsidR="00265DEF">
        <w:t xml:space="preserve">. </w:t>
      </w:r>
      <w:r w:rsidR="00300BDB">
        <w:t>The f</w:t>
      </w:r>
      <w:r w:rsidR="00F7171C">
        <w:t xml:space="preserve">ollow-up </w:t>
      </w:r>
      <w:r w:rsidR="00170843" w:rsidRPr="00A95C32">
        <w:t>time for each patient was calculate</w:t>
      </w:r>
      <w:r w:rsidR="00300BDB">
        <w:t>d</w:t>
      </w:r>
      <w:r w:rsidR="00170843" w:rsidRPr="00A95C32">
        <w:t xml:space="preserve"> as the time from the index date to the end of </w:t>
      </w:r>
      <w:r w:rsidR="009170A0">
        <w:t xml:space="preserve">the </w:t>
      </w:r>
      <w:r w:rsidR="00170843" w:rsidRPr="00A95C32">
        <w:t>follow-up</w:t>
      </w:r>
      <w:r w:rsidR="009170A0">
        <w:t xml:space="preserve"> period</w:t>
      </w:r>
      <w:r w:rsidR="00170843" w:rsidRPr="00A95C32">
        <w:t xml:space="preserve">. </w:t>
      </w:r>
      <w:r w:rsidR="004746B0">
        <w:t xml:space="preserve">The </w:t>
      </w:r>
      <w:r w:rsidR="009633C1">
        <w:t xml:space="preserve">proportionality </w:t>
      </w:r>
      <w:r w:rsidR="004746B0">
        <w:t xml:space="preserve">assumptions </w:t>
      </w:r>
      <w:r w:rsidR="001B682F" w:rsidRPr="00A95C32">
        <w:t xml:space="preserve">were </w:t>
      </w:r>
      <w:r w:rsidR="009633C1">
        <w:t>not violated based on</w:t>
      </w:r>
      <w:r w:rsidR="001B682F" w:rsidRPr="00A95C32">
        <w:t xml:space="preserve"> </w:t>
      </w:r>
      <w:r w:rsidR="00B51E27">
        <w:t>Schoenfeld proportionality test</w:t>
      </w:r>
      <w:r w:rsidR="00584D76">
        <w:t>s</w:t>
      </w:r>
      <w:r w:rsidR="001B682F" w:rsidRPr="00A95C32">
        <w:t xml:space="preserve">. </w:t>
      </w:r>
      <w:r w:rsidR="000566FD" w:rsidRPr="00287ABB">
        <w:t>To address indication bias, w</w:t>
      </w:r>
      <w:r w:rsidR="003131FA" w:rsidRPr="00287ABB">
        <w:t xml:space="preserve">e conducted </w:t>
      </w:r>
      <w:r w:rsidR="00287ABB" w:rsidRPr="00A95CCB">
        <w:rPr>
          <w:color w:val="000000" w:themeColor="text1"/>
          <w:lang w:val="vi-VN"/>
        </w:rPr>
        <w:t>inverse</w:t>
      </w:r>
      <w:r w:rsidR="00287ABB">
        <w:rPr>
          <w:color w:val="000000" w:themeColor="text1"/>
          <w:lang w:val="vi-VN"/>
        </w:rPr>
        <w:t xml:space="preserve"> </w:t>
      </w:r>
      <w:r w:rsidR="00287ABB" w:rsidRPr="00A95CCB">
        <w:rPr>
          <w:color w:val="000000" w:themeColor="text1"/>
          <w:lang w:val="vi-VN"/>
        </w:rPr>
        <w:t>probability</w:t>
      </w:r>
      <w:r w:rsidR="00287ABB">
        <w:rPr>
          <w:color w:val="000000" w:themeColor="text1"/>
          <w:lang w:val="vi-VN"/>
        </w:rPr>
        <w:t xml:space="preserve"> </w:t>
      </w:r>
      <w:r w:rsidR="00287ABB" w:rsidRPr="00A95CCB">
        <w:rPr>
          <w:color w:val="000000" w:themeColor="text1"/>
        </w:rPr>
        <w:t>treatment</w:t>
      </w:r>
      <w:r w:rsidR="00287ABB">
        <w:rPr>
          <w:color w:val="000000" w:themeColor="text1"/>
        </w:rPr>
        <w:t xml:space="preserve"> </w:t>
      </w:r>
      <w:r w:rsidR="00287ABB" w:rsidRPr="00A95CCB">
        <w:rPr>
          <w:color w:val="000000" w:themeColor="text1"/>
          <w:lang w:val="vi-VN"/>
        </w:rPr>
        <w:t>weighting</w:t>
      </w:r>
      <w:r w:rsidR="00287ABB">
        <w:rPr>
          <w:color w:val="000000" w:themeColor="text1"/>
        </w:rPr>
        <w:t xml:space="preserve"> (IPTW)</w:t>
      </w:r>
      <w:r w:rsidR="00C15A5C">
        <w:rPr>
          <w:color w:val="000000" w:themeColor="text1"/>
        </w:rPr>
        <w:t>.</w:t>
      </w:r>
      <w:r w:rsidR="003131FA" w:rsidRPr="00287ABB">
        <w:t xml:space="preserve"> </w:t>
      </w:r>
      <w:r w:rsidR="00C15A5C">
        <w:t>We first constructed</w:t>
      </w:r>
      <w:r w:rsidR="00E07E90" w:rsidRPr="00287ABB">
        <w:t xml:space="preserve"> </w:t>
      </w:r>
      <w:r w:rsidR="003131FA" w:rsidRPr="00287ABB">
        <w:t>a l</w:t>
      </w:r>
      <w:r w:rsidR="0061489B" w:rsidRPr="00287ABB">
        <w:t xml:space="preserve">ogistic regression </w:t>
      </w:r>
      <w:r w:rsidR="003131FA" w:rsidRPr="00287ABB">
        <w:t xml:space="preserve">model </w:t>
      </w:r>
      <w:r w:rsidR="0061489B" w:rsidRPr="00287ABB">
        <w:t xml:space="preserve">to obtain </w:t>
      </w:r>
      <w:r w:rsidR="00C15A5C">
        <w:t xml:space="preserve">a </w:t>
      </w:r>
      <w:r w:rsidR="0061489B" w:rsidRPr="00287ABB">
        <w:t xml:space="preserve">propensity score for each patient </w:t>
      </w:r>
      <w:r w:rsidR="003131FA" w:rsidRPr="00287ABB">
        <w:t xml:space="preserve">using </w:t>
      </w:r>
      <w:r w:rsidR="0061489B" w:rsidRPr="00287ABB">
        <w:t xml:space="preserve">the </w:t>
      </w:r>
      <w:r w:rsidR="00BC5A64">
        <w:t>same</w:t>
      </w:r>
      <w:r w:rsidR="003131FA" w:rsidRPr="00287ABB">
        <w:t xml:space="preserve"> covariates</w:t>
      </w:r>
      <w:r w:rsidR="00BC5A64">
        <w:t xml:space="preserve"> in the </w:t>
      </w:r>
      <w:r w:rsidR="002B2029">
        <w:t>adjusted HR</w:t>
      </w:r>
      <w:r w:rsidR="007C7876">
        <w:t>;</w:t>
      </w:r>
      <w:r w:rsidR="00C15A5C">
        <w:t xml:space="preserve"> and</w:t>
      </w:r>
      <w:r w:rsidR="00287ABB">
        <w:t xml:space="preserve"> then applied IPTW using </w:t>
      </w:r>
      <w:r w:rsidR="00C15A5C">
        <w:t xml:space="preserve">the </w:t>
      </w:r>
      <w:r w:rsidR="00287ABB">
        <w:t>propensity score</w:t>
      </w:r>
      <w:r w:rsidR="00C15A5C">
        <w:t>s</w:t>
      </w:r>
      <w:r w:rsidR="00287ABB">
        <w:t xml:space="preserve"> to create </w:t>
      </w:r>
      <w:r w:rsidR="009170A0">
        <w:t xml:space="preserve">a </w:t>
      </w:r>
      <w:r w:rsidR="005E3547">
        <w:t xml:space="preserve">weighted population </w:t>
      </w:r>
      <w:r w:rsidR="00287ABB">
        <w:t xml:space="preserve">with balanced covariates. </w:t>
      </w:r>
      <w:r w:rsidR="00287ABB">
        <w:rPr>
          <w:color w:val="000000" w:themeColor="text1"/>
        </w:rPr>
        <w:t>Extreme weights were removed with 1% and 99% quantile weight trimming</w:t>
      </w:r>
      <w:r w:rsidR="00287ABB" w:rsidRPr="00A95CCB">
        <w:rPr>
          <w:color w:val="000000" w:themeColor="text1"/>
        </w:rPr>
        <w:t xml:space="preserve">. </w:t>
      </w:r>
      <w:r w:rsidR="00287ABB">
        <w:rPr>
          <w:color w:val="000000" w:themeColor="text1"/>
        </w:rPr>
        <w:t>We evaluated</w:t>
      </w:r>
      <w:r w:rsidR="00287ABB" w:rsidRPr="00A95CCB">
        <w:rPr>
          <w:color w:val="000000" w:themeColor="text1"/>
        </w:rPr>
        <w:t xml:space="preserve"> baseline covariates using the absolute </w:t>
      </w:r>
      <w:r w:rsidR="00287ABB" w:rsidRPr="00F72EB4">
        <w:rPr>
          <w:color w:val="000000" w:themeColor="text1"/>
        </w:rPr>
        <w:t>standardized difference</w:t>
      </w:r>
      <w:r w:rsidR="008358F1" w:rsidRPr="00F72EB4">
        <w:rPr>
          <w:color w:val="000000" w:themeColor="text1"/>
        </w:rPr>
        <w:t>,</w:t>
      </w:r>
      <w:r w:rsidR="000D534B" w:rsidRPr="00F72EB4">
        <w:rPr>
          <w:color w:val="000000" w:themeColor="text1"/>
        </w:rPr>
        <w:t xml:space="preserve"> cumulative distribution function</w:t>
      </w:r>
      <w:r w:rsidR="008358F1" w:rsidRPr="00F72EB4">
        <w:rPr>
          <w:color w:val="000000" w:themeColor="text1"/>
        </w:rPr>
        <w:t>s</w:t>
      </w:r>
      <w:r w:rsidR="00DD44A8">
        <w:rPr>
          <w:color w:val="000000" w:themeColor="text1"/>
        </w:rPr>
        <w:t>,</w:t>
      </w:r>
      <w:r w:rsidR="008358F1" w:rsidRPr="00F72EB4">
        <w:rPr>
          <w:color w:val="000000" w:themeColor="text1"/>
        </w:rPr>
        <w:t xml:space="preserve"> and box plots</w:t>
      </w:r>
      <w:r w:rsidR="000D534B" w:rsidRPr="00F72EB4">
        <w:rPr>
          <w:color w:val="000000" w:themeColor="text1"/>
        </w:rPr>
        <w:t xml:space="preserve"> (</w:t>
      </w:r>
      <w:r w:rsidR="005C448F" w:rsidRPr="00F72EB4">
        <w:rPr>
          <w:color w:val="000000" w:themeColor="text1"/>
        </w:rPr>
        <w:t>Figure</w:t>
      </w:r>
      <w:r w:rsidR="00F72EB4" w:rsidRPr="00F72EB4">
        <w:rPr>
          <w:color w:val="000000" w:themeColor="text1"/>
        </w:rPr>
        <w:t>s</w:t>
      </w:r>
      <w:r w:rsidR="00B63315" w:rsidRPr="00F72EB4">
        <w:rPr>
          <w:color w:val="000000" w:themeColor="text1"/>
        </w:rPr>
        <w:t xml:space="preserve"> </w:t>
      </w:r>
      <w:r w:rsidR="00F705B5">
        <w:rPr>
          <w:color w:val="000000" w:themeColor="text1"/>
        </w:rPr>
        <w:t>S</w:t>
      </w:r>
      <w:r w:rsidR="000D534B" w:rsidRPr="00F72EB4">
        <w:rPr>
          <w:color w:val="000000" w:themeColor="text1"/>
        </w:rPr>
        <w:t>1</w:t>
      </w:r>
      <w:r w:rsidR="00F72EB4" w:rsidRPr="00F72EB4">
        <w:rPr>
          <w:color w:val="000000" w:themeColor="text1"/>
        </w:rPr>
        <w:t>–</w:t>
      </w:r>
      <w:r w:rsidR="006577E2" w:rsidRPr="00F72EB4">
        <w:rPr>
          <w:color w:val="000000" w:themeColor="text1"/>
        </w:rPr>
        <w:t>3</w:t>
      </w:r>
      <w:r w:rsidR="000D534B" w:rsidRPr="00F72EB4">
        <w:rPr>
          <w:color w:val="000000" w:themeColor="text1"/>
        </w:rPr>
        <w:t>)</w:t>
      </w:r>
      <w:r w:rsidR="00DD44A8">
        <w:rPr>
          <w:color w:val="000000" w:themeColor="text1"/>
        </w:rPr>
        <w:t xml:space="preserve">. </w:t>
      </w:r>
      <w:r w:rsidR="00C15A5C">
        <w:rPr>
          <w:color w:val="000000" w:themeColor="text1"/>
        </w:rPr>
        <w:t>A</w:t>
      </w:r>
      <w:r w:rsidR="00C15A5C" w:rsidRPr="00A95CCB">
        <w:rPr>
          <w:color w:val="000000" w:themeColor="text1"/>
        </w:rPr>
        <w:t xml:space="preserve">bsolute </w:t>
      </w:r>
      <w:r w:rsidR="00C15A5C" w:rsidRPr="00F72EB4">
        <w:rPr>
          <w:color w:val="000000" w:themeColor="text1"/>
        </w:rPr>
        <w:t>standardized difference</w:t>
      </w:r>
      <w:r w:rsidR="00C15A5C">
        <w:rPr>
          <w:color w:val="000000" w:themeColor="text1"/>
        </w:rPr>
        <w:t>s</w:t>
      </w:r>
      <w:r w:rsidR="00C15A5C" w:rsidDel="00C15A5C">
        <w:rPr>
          <w:color w:val="000000" w:themeColor="text1"/>
        </w:rPr>
        <w:t xml:space="preserve"> </w:t>
      </w:r>
      <w:r w:rsidR="00B31EDC">
        <w:rPr>
          <w:color w:val="000000" w:themeColor="text1"/>
        </w:rPr>
        <w:t xml:space="preserve">smaller than 0.10 </w:t>
      </w:r>
      <w:r w:rsidR="00EF6DA4">
        <w:rPr>
          <w:color w:val="000000" w:themeColor="text1"/>
        </w:rPr>
        <w:t xml:space="preserve">were </w:t>
      </w:r>
      <w:r w:rsidR="00B31EDC">
        <w:rPr>
          <w:color w:val="000000" w:themeColor="text1"/>
        </w:rPr>
        <w:t>consider</w:t>
      </w:r>
      <w:r w:rsidR="009170A0">
        <w:rPr>
          <w:color w:val="000000" w:themeColor="text1"/>
        </w:rPr>
        <w:t>ed</w:t>
      </w:r>
      <w:r w:rsidR="00B31EDC">
        <w:rPr>
          <w:color w:val="000000" w:themeColor="text1"/>
        </w:rPr>
        <w:t xml:space="preserve"> acceptable</w:t>
      </w:r>
      <w:r w:rsidR="007D4787">
        <w:rPr>
          <w:color w:val="000000" w:themeColor="text1"/>
        </w:rPr>
        <w:t xml:space="preserve"> </w:t>
      </w:r>
      <w:r w:rsidR="007D4787">
        <w:rPr>
          <w:color w:val="000000" w:themeColor="text1"/>
        </w:rPr>
        <w:fldChar w:fldCharType="begin"/>
      </w:r>
      <w:r w:rsidR="007D4787">
        <w:rPr>
          <w:color w:val="000000" w:themeColor="text1"/>
        </w:rPr>
        <w:instrText xml:space="preserve"> ADDIN ZOTERO_ITEM CSL_CITATION {"citationID":"FCNvwdIU","properties":{"formattedCitation":"[21]","plainCitation":"[21]","noteIndex":0},"citationItems":[{"id":391,"uris":["http://zotero.org/groups/5341101/items/2XZJBNA4"],"itemData":{"id":391,"type":"article-journal","abstract":"The propensity score is defined as a subject's probability of treatment selection, conditional on observed baseline covariates. Weighting subjects by the inverse probability of treatment received creates a synthetic sample in which treatment assignment is independent of measured baseline covariates. Inverse probability of treatment weighting (IPTW) using the propensity score allows one to obtain unbiased estimates of average treatment effects. However, these estimates are only valid if there are no residual systematic differences in observed baseline characteristics between treated and control subjects in the sample weighted by the estimated inverse probability of treatment. We report on a systematic literature review, in which we found that the use of IPTW has increased rapidly in recent years, but that in the most recent year, a majority of studies did not formally examine whether weighting balanced measured covariates between treatment groups. We then proceed to describe a suite of quantitative and qualitative methods that allow one to assess whether measured baseline covariates are balanced between treatment groups in the weighted sample. The quantitative methods use the weighted standardized difference to compare means, prevalences, higher-order moments, and interactions. The qualitative methods employ graphical methods to compare the distribution of continuous baseline covariates between treated and control subjects in the weighted sample. Finally, we illustrate the application of these methods in an empirical case study. We propose a formal set of balance diagnostics that contribute towards an evolving concept of 'best practice' when using IPTW to estimate causal treatment effects using observational data.","container-title":"Statistics in Medicine","DOI":"10.1002/sim.6607","ISSN":"1097-0258","issue":"28","journalAbbreviation":"Stat Med","language":"eng","note":"PMID: 26238958\nPMCID: PMC4626409","page":"3661-3679","source":"PubMed","title":"Moving towards best practice when using inverse probability of treatment weighting (IPTW) using the propensity score to estimate causal treatment effects in observational studies","volume":"34","author":[{"family":"Austin","given":"Peter C."},{"family":"Stuart","given":"Elizabeth A."}],"issued":{"date-parts":[["2015",12,10]]}}}],"schema":"https://github.com/citation-style-language/schema/raw/master/csl-citation.json"} </w:instrText>
      </w:r>
      <w:r w:rsidR="007D4787">
        <w:rPr>
          <w:color w:val="000000" w:themeColor="text1"/>
        </w:rPr>
        <w:fldChar w:fldCharType="separate"/>
      </w:r>
      <w:r w:rsidR="007D4787">
        <w:rPr>
          <w:noProof/>
          <w:color w:val="000000" w:themeColor="text1"/>
        </w:rPr>
        <w:t>[21]</w:t>
      </w:r>
      <w:r w:rsidR="007D4787">
        <w:rPr>
          <w:color w:val="000000" w:themeColor="text1"/>
        </w:rPr>
        <w:fldChar w:fldCharType="end"/>
      </w:r>
      <w:r w:rsidR="00C23952">
        <w:rPr>
          <w:color w:val="000000" w:themeColor="text1"/>
          <w:lang w:val="vi-VN"/>
        </w:rPr>
        <w:t>.</w:t>
      </w:r>
      <w:r w:rsidR="0061489B" w:rsidRPr="00287ABB">
        <w:t xml:space="preserve"> </w:t>
      </w:r>
      <w:r w:rsidR="002B2029">
        <w:t>A</w:t>
      </w:r>
      <w:r w:rsidR="00E149A2" w:rsidRPr="00287ABB">
        <w:t xml:space="preserve"> Cox proportional hazard </w:t>
      </w:r>
      <w:r w:rsidR="00603B71">
        <w:t xml:space="preserve">model </w:t>
      </w:r>
      <w:r w:rsidR="002B2029">
        <w:t xml:space="preserve">was fitted after </w:t>
      </w:r>
      <w:r w:rsidR="00287ABB">
        <w:t>IPTW</w:t>
      </w:r>
      <w:r w:rsidR="002B2029">
        <w:t xml:space="preserve"> without </w:t>
      </w:r>
      <w:r w:rsidR="007D0310">
        <w:t xml:space="preserve">including any </w:t>
      </w:r>
      <w:r w:rsidR="002B7674" w:rsidRPr="00287ABB">
        <w:t>covariates</w:t>
      </w:r>
      <w:r w:rsidR="00E149A2" w:rsidRPr="00287ABB">
        <w:t>.</w:t>
      </w:r>
      <w:r w:rsidR="00E149A2">
        <w:t xml:space="preserve"> </w:t>
      </w:r>
      <w:r w:rsidR="00C449B6">
        <w:rPr>
          <w:rFonts w:eastAsiaTheme="minorEastAsia" w:hint="eastAsia"/>
        </w:rPr>
        <w:t>Statistical</w:t>
      </w:r>
      <w:r w:rsidR="0083786A">
        <w:t xml:space="preserve"> analyses</w:t>
      </w:r>
      <w:r w:rsidR="00327D6C">
        <w:t xml:space="preserve"> were carried out using Python 3.9.12</w:t>
      </w:r>
      <w:r w:rsidR="0083786A">
        <w:t xml:space="preserve"> and RStudio (</w:t>
      </w:r>
      <w:r w:rsidR="00C42F8D">
        <w:t>4.3.2).</w:t>
      </w:r>
    </w:p>
    <w:p w14:paraId="24558AB3" w14:textId="77777777" w:rsidR="006218ED" w:rsidRPr="00A95CCB" w:rsidRDefault="006218ED" w:rsidP="00A95C32">
      <w:pPr>
        <w:spacing w:line="480" w:lineRule="auto"/>
        <w:rPr>
          <w:color w:val="000000" w:themeColor="text1"/>
        </w:rPr>
      </w:pPr>
    </w:p>
    <w:p w14:paraId="1C549300" w14:textId="77777777" w:rsidR="00CF3BEC" w:rsidRPr="00CC6B49" w:rsidRDefault="00CF3BEC" w:rsidP="00CF3BEC">
      <w:pPr>
        <w:spacing w:line="480" w:lineRule="auto"/>
        <w:rPr>
          <w:i/>
          <w:color w:val="000000" w:themeColor="text1"/>
        </w:rPr>
      </w:pPr>
      <w:r w:rsidRPr="00CC6B49">
        <w:rPr>
          <w:b/>
          <w:bCs/>
          <w:i/>
          <w:color w:val="000000" w:themeColor="text1"/>
        </w:rPr>
        <w:t>Sensitivity analysis</w:t>
      </w:r>
    </w:p>
    <w:p w14:paraId="2E5BEB74" w14:textId="36A5BAC4" w:rsidR="00BB01A7" w:rsidRDefault="00CF3BEC" w:rsidP="00D62573">
      <w:pPr>
        <w:spacing w:line="480" w:lineRule="auto"/>
        <w:rPr>
          <w:color w:val="000000" w:themeColor="text1"/>
        </w:rPr>
      </w:pPr>
      <w:r w:rsidRPr="00A95CCB">
        <w:rPr>
          <w:color w:val="000000" w:themeColor="text1"/>
        </w:rPr>
        <w:t xml:space="preserve">We conducted </w:t>
      </w:r>
      <w:r w:rsidR="00693ACD">
        <w:rPr>
          <w:color w:val="000000" w:themeColor="text1"/>
        </w:rPr>
        <w:t>two</w:t>
      </w:r>
      <w:r w:rsidRPr="00A95CCB">
        <w:rPr>
          <w:color w:val="000000" w:themeColor="text1"/>
        </w:rPr>
        <w:t xml:space="preserve"> </w:t>
      </w:r>
      <w:r w:rsidR="00B31EDC" w:rsidRPr="00767255">
        <w:rPr>
          <w:color w:val="000000" w:themeColor="text1"/>
        </w:rPr>
        <w:t>sensitivit</w:t>
      </w:r>
      <w:r w:rsidR="007411A6" w:rsidRPr="00767255">
        <w:rPr>
          <w:color w:val="000000" w:themeColor="text1"/>
        </w:rPr>
        <w:t>y</w:t>
      </w:r>
      <w:r w:rsidRPr="00767255">
        <w:rPr>
          <w:color w:val="000000" w:themeColor="text1"/>
        </w:rPr>
        <w:t xml:space="preserve"> </w:t>
      </w:r>
      <w:r w:rsidRPr="00A95CCB">
        <w:rPr>
          <w:color w:val="000000" w:themeColor="text1"/>
        </w:rPr>
        <w:t>analyses</w:t>
      </w:r>
      <w:r w:rsidR="00287ABB">
        <w:rPr>
          <w:color w:val="000000" w:themeColor="text1"/>
        </w:rPr>
        <w:t xml:space="preserve"> </w:t>
      </w:r>
      <w:r w:rsidRPr="00A95CCB">
        <w:rPr>
          <w:color w:val="000000" w:themeColor="text1"/>
        </w:rPr>
        <w:t xml:space="preserve">to assess the robustness of </w:t>
      </w:r>
      <w:r w:rsidR="00DA01F5">
        <w:rPr>
          <w:color w:val="000000" w:themeColor="text1"/>
        </w:rPr>
        <w:t>our findings</w:t>
      </w:r>
      <w:r w:rsidRPr="00A95CCB">
        <w:rPr>
          <w:color w:val="000000" w:themeColor="text1"/>
        </w:rPr>
        <w:t>.</w:t>
      </w:r>
      <w:r w:rsidR="006218ED" w:rsidRPr="00A95CCB">
        <w:rPr>
          <w:color w:val="000000" w:themeColor="text1"/>
        </w:rPr>
        <w:t xml:space="preserve"> </w:t>
      </w:r>
      <w:r w:rsidR="00750036">
        <w:rPr>
          <w:color w:val="000000" w:themeColor="text1"/>
        </w:rPr>
        <w:t>First</w:t>
      </w:r>
      <w:r w:rsidR="00287ABB">
        <w:rPr>
          <w:color w:val="000000" w:themeColor="text1"/>
        </w:rPr>
        <w:t>,</w:t>
      </w:r>
      <w:r w:rsidR="00287ABB" w:rsidRPr="007A25B6">
        <w:rPr>
          <w:color w:val="000000" w:themeColor="text1"/>
        </w:rPr>
        <w:t xml:space="preserve"> to </w:t>
      </w:r>
      <w:r w:rsidR="00287ABB">
        <w:rPr>
          <w:color w:val="000000" w:themeColor="text1"/>
        </w:rPr>
        <w:t xml:space="preserve">address protopathic </w:t>
      </w:r>
      <w:r w:rsidR="00261253">
        <w:rPr>
          <w:color w:val="000000" w:themeColor="text1"/>
        </w:rPr>
        <w:t xml:space="preserve">bias </w:t>
      </w:r>
      <w:r w:rsidR="00C15A5C">
        <w:rPr>
          <w:color w:val="000000" w:themeColor="text1"/>
        </w:rPr>
        <w:t>and</w:t>
      </w:r>
      <w:r w:rsidR="00287ABB">
        <w:rPr>
          <w:color w:val="000000" w:themeColor="text1"/>
        </w:rPr>
        <w:t xml:space="preserve"> indication bias</w:t>
      </w:r>
      <w:r w:rsidR="00287ABB" w:rsidRPr="007A25B6">
        <w:rPr>
          <w:color w:val="000000" w:themeColor="text1"/>
        </w:rPr>
        <w:t xml:space="preserve">, we </w:t>
      </w:r>
      <w:r w:rsidR="00287ABB">
        <w:rPr>
          <w:color w:val="000000" w:themeColor="text1"/>
        </w:rPr>
        <w:t>performed</w:t>
      </w:r>
      <w:r w:rsidR="00287ABB" w:rsidRPr="007A25B6">
        <w:rPr>
          <w:color w:val="000000" w:themeColor="text1"/>
        </w:rPr>
        <w:t xml:space="preserve"> a delayed event </w:t>
      </w:r>
      <w:r w:rsidR="00287ABB" w:rsidRPr="00946D73">
        <w:t>analysis with 3-</w:t>
      </w:r>
      <w:r w:rsidR="00147DE5" w:rsidRPr="00946D73">
        <w:t>, 6-, 9-</w:t>
      </w:r>
      <w:r w:rsidR="00E84F85">
        <w:t>,</w:t>
      </w:r>
      <w:r w:rsidR="00147DE5" w:rsidRPr="00946D73">
        <w:t xml:space="preserve"> and</w:t>
      </w:r>
      <w:r w:rsidR="00287ABB" w:rsidRPr="00946D73">
        <w:t xml:space="preserve"> 12-month lag periods. Th</w:t>
      </w:r>
      <w:r w:rsidR="00147DE5" w:rsidRPr="00946D73">
        <w:t>ese</w:t>
      </w:r>
      <w:r w:rsidR="00287ABB" w:rsidRPr="00946D73">
        <w:t xml:space="preserve"> lag period</w:t>
      </w:r>
      <w:r w:rsidR="00147DE5" w:rsidRPr="00946D73">
        <w:t>s</w:t>
      </w:r>
      <w:r w:rsidR="00287ABB" w:rsidRPr="00946D73">
        <w:t xml:space="preserve"> </w:t>
      </w:r>
      <w:r w:rsidR="00147DE5" w:rsidRPr="00946D73">
        <w:t>were</w:t>
      </w:r>
      <w:r w:rsidR="00287ABB" w:rsidRPr="00946D73">
        <w:t xml:space="preserve"> chosen </w:t>
      </w:r>
      <w:r w:rsidR="00E84F85">
        <w:t>because</w:t>
      </w:r>
      <w:r w:rsidR="00287ABB" w:rsidRPr="00946D73">
        <w:t xml:space="preserve"> 5-ARi</w:t>
      </w:r>
      <w:r w:rsidR="00C15A5C">
        <w:t>s</w:t>
      </w:r>
      <w:r w:rsidR="00287ABB" w:rsidRPr="00946D73">
        <w:t xml:space="preserve"> </w:t>
      </w:r>
      <w:r w:rsidR="00287ABB" w:rsidRPr="007A25B6">
        <w:rPr>
          <w:color w:val="000000" w:themeColor="text1"/>
        </w:rPr>
        <w:t xml:space="preserve">may disrupt glucose metabolism between </w:t>
      </w:r>
      <w:r w:rsidR="00C15A5C">
        <w:rPr>
          <w:color w:val="000000" w:themeColor="text1"/>
        </w:rPr>
        <w:t>3</w:t>
      </w:r>
      <w:r w:rsidR="00C15A5C" w:rsidRPr="007A25B6">
        <w:rPr>
          <w:color w:val="000000" w:themeColor="text1"/>
        </w:rPr>
        <w:t xml:space="preserve"> </w:t>
      </w:r>
      <w:r w:rsidR="00287ABB" w:rsidRPr="007A25B6">
        <w:rPr>
          <w:color w:val="000000" w:themeColor="text1"/>
        </w:rPr>
        <w:t xml:space="preserve">weeks </w:t>
      </w:r>
      <w:r w:rsidR="00C15A5C">
        <w:rPr>
          <w:color w:val="000000" w:themeColor="text1"/>
        </w:rPr>
        <w:t>and</w:t>
      </w:r>
      <w:r w:rsidR="00C15A5C" w:rsidRPr="007A25B6">
        <w:rPr>
          <w:color w:val="000000" w:themeColor="text1"/>
        </w:rPr>
        <w:t xml:space="preserve"> </w:t>
      </w:r>
      <w:r w:rsidR="00C15A5C">
        <w:rPr>
          <w:color w:val="000000" w:themeColor="text1"/>
        </w:rPr>
        <w:t>3</w:t>
      </w:r>
      <w:r w:rsidR="00C15A5C" w:rsidRPr="007A25B6">
        <w:rPr>
          <w:color w:val="000000" w:themeColor="text1"/>
        </w:rPr>
        <w:t xml:space="preserve"> </w:t>
      </w:r>
      <w:r w:rsidR="00287ABB" w:rsidRPr="007A25B6">
        <w:rPr>
          <w:color w:val="000000" w:themeColor="text1"/>
        </w:rPr>
        <w:t xml:space="preserve">months </w:t>
      </w:r>
      <w:r w:rsidR="00C15A5C">
        <w:rPr>
          <w:color w:val="000000" w:themeColor="text1"/>
        </w:rPr>
        <w:t>from</w:t>
      </w:r>
      <w:r w:rsidR="00C15A5C" w:rsidRPr="007A25B6">
        <w:rPr>
          <w:color w:val="000000" w:themeColor="text1"/>
        </w:rPr>
        <w:t xml:space="preserve"> </w:t>
      </w:r>
      <w:r w:rsidR="00C15A5C">
        <w:rPr>
          <w:color w:val="000000" w:themeColor="text1"/>
        </w:rPr>
        <w:t>initiation</w:t>
      </w:r>
      <w:r w:rsidR="007D4787">
        <w:rPr>
          <w:color w:val="000000" w:themeColor="text1"/>
        </w:rPr>
        <w:t xml:space="preserve"> </w:t>
      </w:r>
      <w:r w:rsidR="007D4787">
        <w:rPr>
          <w:color w:val="000000" w:themeColor="text1"/>
        </w:rPr>
        <w:fldChar w:fldCharType="begin"/>
      </w:r>
      <w:r w:rsidR="00C75050">
        <w:rPr>
          <w:color w:val="000000" w:themeColor="text1"/>
        </w:rPr>
        <w:instrText xml:space="preserve"> ADDIN ZOTERO_ITEM CSL_CITATION {"citationID":"4IVbqRCk","properties":{"formattedCitation":"[10,22]","plainCitation":"[10,22]","noteIndex":0},"citationItems":[{"id":371,"uris":["http://zotero.org/groups/5341101/items/IV9IXG3A"],"itemData":{"id":371,"type":"article-journal","abstract":"CONTEXT: 5α-Reductase (5αR) types 1 and 2 catalyze the A-ring reduction of steroids, including androgens and glucocorticoids. 5α-R inhibitors lower dihydrotestosterone in benign prostatic hyperplasia; finasteride inhibits 5αR2, and dutasteride inhibits both 5αR2 and 5αR1. In rodents, loss of 5αR1 promotes fatty liver.\nOBJECTIVE: Our objective was to test the hypothesis that inhibition of 5αR1 causes metabolic dysfunction in humans.\nDESIGN, SETTING, AND PARTICIPANTS: This double-blind randomized controlled parallel group study at a clinical research facility included 46 men (20-85 years) studied before and after intervention.\nINTERVENTION: Oral dutasteride (0.5 mg daily; n = 16), finasteride (5 mg daily; n = 16), or control (tamsulosin; 0.4 mg daily; n = 14) was administered for 3 months.\nMAIN OUTCOME MEASURE: Glucose disposal was measured during a stepwise hyperinsulinemic-euglycemic clamp. Data are mean (SEM).\nRESULTS: Dutasteride and finasteride had similar effects on steroid profiles, with reduced urinary androgen and glucocorticoid metabolites and reduced circulating DHT but no change in plasma or salivary cortisol. Dutasteride, but not finasteride, reduced stimulation of glucose disposal by high-dose insulin (dutasteride by -5.7 [3.2] μmol/kg fat-free mass/min, versus finasteride +7.2 [3.0], and tamsulosin +7.0 [2.0]). Dutasteride also reduced suppression of nonesterified fatty acids by insulin and increased body fat (by 1.6% [0.6%]). Glucose production and glycerol turnover were unchanged. Consistent with metabolic effects of dutasteride being mediated in peripheral tissues, mRNA for 5αR1 but not 5αR2 was detected in human adipose tissue.\nCONCLUSION: Dual inhibition of 5αRs, but not inhibition of 5αR2 alone, modulates insulin sensitivity in human peripheral tissues rather than liver. This may have important implications for patients prescribed dutasteride for prostatic disease.","container-title":"The Journal of Clinical Endocrinology and Metabolism","DOI":"10.1210/jc.2014-1395","ISSN":"1945-7197","issue":"8","journalAbbreviation":"J Clin Endocrinol Metab","language":"eng","note":"PMID: 24823464\nPMCID: PMC4207930","page":"E1397-1406","source":"PubMed","title":"5α-reductase type 1 modulates insulin sensitivity in men","volume":"99","author":[{"family":"Upreti","given":"Rita"},{"family":"Hughes","given":"Katherine A."},{"family":"Livingstone","given":"Dawn E. W."},{"family":"Gray","given":"Calum D."},{"family":"Minns","given":"Fiona C."},{"family":"Macfarlane","given":"David P."},{"family":"Marshall","given":"Ian"},{"family":"Stewart","given":"Laurence H."},{"family":"Walker","given":"Brian R."},{"family":"Andrew","given":"Ruth"}],"issued":{"date-parts":[["2014",8]]}}},{"id":135,"uris":["http://zotero.org/groups/5341101/items/2GWCPAGE"],"itemData":{"id":135,"type":"article-journal","abstract":"CONTEXT: 5α-Reductase 1 and 2 (SRD5A1, SRD5A2) inactivate cortisol to 5α-dihydrocortisol in addition to their role in the generation of DHT. Dutasteride (dual SRD5A1 and SRD5A2 inhibitor) and finasteride (selective SRD5A2 inhibitor) are commonly prescribed, but their potential metabolic effects have only recently been identified.\nOBJECTIVE: Our objective was to provide a detailed assessment of the metabolic effects of SRD5A inhibition and in particular the impact on hepatic lipid metabolism.\nDESIGN: We conducted a randomized study in 12 healthy male volunteers with detailed metabolic phenotyping performed before and after a 3-week treatment with finasteride (5 mg od) or dutasteride (0.5 mg od). Hepatic magnetic resonance spectroscopy (MRS) and two-step hyperinsulinemic euglycemic clamps incorporating stable isotopes with concomitant adipose tissue microdialysis were used to evaluate carbohydrate and lipid flux. Analysis of the serum metabolome was performed using ultra-HPLC-mass spectrometry.\nSETTING: The study was performed in the Wellcome Trust Clinical Research Facility, Queen Elizabeth Hospital, Birmingham, United Kingdom.\nMAIN OUTCOME MEASURE: Incorporation of hepatic lipid was measured with MRS.\nRESULTS: Dutasteride, not finasteride, increased hepatic insulin resistance. Intrahepatic lipid increased on MRS after dutasteride treatment and was associated with increased rates of de novo lipogenesis. Adipose tissue lipid mobilization was decreased by dutasteride. Analysis of the serum metabolome demonstrated that in the fasted state, dutasteride had a significant effect on lipid metabolism.\nCONCLUSIONS: Dual-SRD5A inhibition with dutasteride is associated with increased intrahepatic lipid accumulation.","container-title":"The Journal of Clinical Endocrinology and Metabolism","DOI":"10.1210/jc.2015-2928","ISSN":"1945-7197","issue":"1","journalAbbreviation":"J Clin Endocrinol Metab","language":"eng","note":"PMID: 26574953\nPMCID: PMC4701851","page":"103-113","source":"PubMed","title":"Dual-5α-Reductase Inhibition Promotes Hepatic Lipid Accumulation in Man","volume":"101","author":[{"family":"Hazlehurst","given":"Jonathan M."},{"family":"Oprescu","given":"Andrei I."},{"family":"Nikolaou","given":"Nikolaos"},{"family":"Di Guida","given":"Riccardo"},{"family":"Grinbergs","given":"Annabel E. K."},{"family":"Davies","given":"Nigel P."},{"family":"Flintham","given":"Robert B."},{"family":"Armstrong","given":"Matthew J."},{"family":"Taylor","given":"Angela E."},{"family":"Hughes","given":"Beverly A."},{"family":"Yu","given":"Jinglei"},{"family":"Hodson","given":"Leanne"},{"family":"Dunn","given":"Warwick B."},{"family":"Tomlinson","given":"Jeremy W."}],"issued":{"date-parts":[["2016",1]]}}}],"schema":"https://github.com/citation-style-language/schema/raw/master/csl-citation.json"} </w:instrText>
      </w:r>
      <w:r w:rsidR="007D4787">
        <w:rPr>
          <w:color w:val="000000" w:themeColor="text1"/>
        </w:rPr>
        <w:fldChar w:fldCharType="separate"/>
      </w:r>
      <w:r w:rsidR="00C75050">
        <w:rPr>
          <w:noProof/>
          <w:color w:val="000000" w:themeColor="text1"/>
        </w:rPr>
        <w:t>[10,22]</w:t>
      </w:r>
      <w:r w:rsidR="007D4787">
        <w:rPr>
          <w:color w:val="000000" w:themeColor="text1"/>
        </w:rPr>
        <w:fldChar w:fldCharType="end"/>
      </w:r>
      <w:r w:rsidR="00783DBB">
        <w:rPr>
          <w:color w:val="000000" w:themeColor="text1"/>
          <w:lang w:val="vi-VN"/>
        </w:rPr>
        <w:t>.</w:t>
      </w:r>
      <w:r w:rsidR="00287ABB">
        <w:rPr>
          <w:color w:val="000000" w:themeColor="text1"/>
        </w:rPr>
        <w:t xml:space="preserve"> In addition, </w:t>
      </w:r>
      <w:r w:rsidR="00287ABB" w:rsidRPr="00A95CCB">
        <w:rPr>
          <w:color w:val="000000" w:themeColor="text1"/>
        </w:rPr>
        <w:t xml:space="preserve">given </w:t>
      </w:r>
      <w:r w:rsidR="00C15A5C">
        <w:rPr>
          <w:color w:val="000000" w:themeColor="text1"/>
        </w:rPr>
        <w:t xml:space="preserve">the </w:t>
      </w:r>
      <w:r w:rsidR="00287ABB" w:rsidRPr="00A95CCB">
        <w:rPr>
          <w:color w:val="000000" w:themeColor="text1"/>
        </w:rPr>
        <w:t xml:space="preserve">uncertainties </w:t>
      </w:r>
      <w:r w:rsidR="00C15A5C">
        <w:rPr>
          <w:color w:val="000000" w:themeColor="text1"/>
        </w:rPr>
        <w:t>in</w:t>
      </w:r>
      <w:r w:rsidR="00287ABB" w:rsidRPr="00A95CCB">
        <w:rPr>
          <w:color w:val="000000" w:themeColor="text1"/>
        </w:rPr>
        <w:t xml:space="preserve"> the </w:t>
      </w:r>
      <w:r w:rsidR="00C15A5C">
        <w:rPr>
          <w:color w:val="000000" w:themeColor="text1"/>
        </w:rPr>
        <w:t>time</w:t>
      </w:r>
      <w:r w:rsidR="00C15A5C" w:rsidRPr="00A95CCB">
        <w:rPr>
          <w:color w:val="000000" w:themeColor="text1"/>
        </w:rPr>
        <w:t xml:space="preserve"> </w:t>
      </w:r>
      <w:r w:rsidR="00287ABB" w:rsidRPr="00A95CCB">
        <w:rPr>
          <w:color w:val="000000" w:themeColor="text1"/>
        </w:rPr>
        <w:t xml:space="preserve">between worsening glycemic control </w:t>
      </w:r>
      <w:r w:rsidR="00C15A5C">
        <w:rPr>
          <w:color w:val="000000" w:themeColor="text1"/>
        </w:rPr>
        <w:t>and the</w:t>
      </w:r>
      <w:r w:rsidR="00C15A5C" w:rsidRPr="00A95CCB">
        <w:rPr>
          <w:color w:val="000000" w:themeColor="text1"/>
        </w:rPr>
        <w:t xml:space="preserve"> </w:t>
      </w:r>
      <w:r w:rsidR="00287ABB" w:rsidRPr="00A95CCB">
        <w:rPr>
          <w:color w:val="000000" w:themeColor="text1"/>
        </w:rPr>
        <w:t xml:space="preserve">first insulin prescription, we </w:t>
      </w:r>
      <w:r w:rsidR="00287ABB">
        <w:rPr>
          <w:color w:val="000000" w:themeColor="text1"/>
        </w:rPr>
        <w:t>extended</w:t>
      </w:r>
      <w:r w:rsidR="00287ABB" w:rsidRPr="00A95CCB">
        <w:rPr>
          <w:color w:val="000000" w:themeColor="text1"/>
        </w:rPr>
        <w:t xml:space="preserve"> the exposure lag period to 12</w:t>
      </w:r>
      <w:r w:rsidR="00C15A5C">
        <w:rPr>
          <w:color w:val="000000" w:themeColor="text1"/>
        </w:rPr>
        <w:t xml:space="preserve"> </w:t>
      </w:r>
      <w:r w:rsidR="00287ABB" w:rsidRPr="00A95CCB">
        <w:rPr>
          <w:color w:val="000000" w:themeColor="text1"/>
        </w:rPr>
        <w:t>month</w:t>
      </w:r>
      <w:r w:rsidR="00C15A5C">
        <w:rPr>
          <w:color w:val="000000" w:themeColor="text1"/>
        </w:rPr>
        <w:t>s</w:t>
      </w:r>
      <w:r w:rsidR="00287ABB" w:rsidRPr="00A95CCB">
        <w:rPr>
          <w:color w:val="000000" w:themeColor="text1"/>
        </w:rPr>
        <w:t xml:space="preserve">. </w:t>
      </w:r>
      <w:r w:rsidR="00287ABB">
        <w:rPr>
          <w:color w:val="000000" w:themeColor="text1"/>
        </w:rPr>
        <w:t>This 12-month lag period was chosen because an average</w:t>
      </w:r>
      <w:r w:rsidR="007817CC">
        <w:rPr>
          <w:color w:val="000000" w:themeColor="text1"/>
        </w:rPr>
        <w:t xml:space="preserve"> of</w:t>
      </w:r>
      <w:r w:rsidR="00287ABB">
        <w:rPr>
          <w:color w:val="000000" w:themeColor="text1"/>
        </w:rPr>
        <w:t xml:space="preserve"> </w:t>
      </w:r>
      <w:r w:rsidR="00C15A5C">
        <w:rPr>
          <w:color w:val="000000" w:themeColor="text1"/>
        </w:rPr>
        <w:t>1</w:t>
      </w:r>
      <w:r w:rsidR="00C15A5C" w:rsidRPr="00A95CCB">
        <w:rPr>
          <w:color w:val="000000" w:themeColor="text1"/>
        </w:rPr>
        <w:t xml:space="preserve"> </w:t>
      </w:r>
      <w:r w:rsidR="00287ABB" w:rsidRPr="00A95CCB">
        <w:rPr>
          <w:color w:val="000000" w:themeColor="text1"/>
        </w:rPr>
        <w:t xml:space="preserve">year can elapse before </w:t>
      </w:r>
      <w:r w:rsidR="00EF6DA4">
        <w:rPr>
          <w:color w:val="000000" w:themeColor="text1"/>
        </w:rPr>
        <w:t xml:space="preserve">providers </w:t>
      </w:r>
      <w:r w:rsidR="00287ABB">
        <w:rPr>
          <w:color w:val="000000" w:themeColor="text1"/>
        </w:rPr>
        <w:t>intensify</w:t>
      </w:r>
      <w:r w:rsidR="00287ABB" w:rsidRPr="00A95CCB">
        <w:rPr>
          <w:color w:val="000000" w:themeColor="text1"/>
        </w:rPr>
        <w:t xml:space="preserve"> treatment </w:t>
      </w:r>
      <w:r w:rsidR="00EF6DA4">
        <w:rPr>
          <w:color w:val="000000" w:themeColor="text1"/>
        </w:rPr>
        <w:t>for</w:t>
      </w:r>
      <w:r w:rsidR="00EF6DA4" w:rsidRPr="00A95CCB">
        <w:rPr>
          <w:color w:val="000000" w:themeColor="text1"/>
        </w:rPr>
        <w:t xml:space="preserve"> </w:t>
      </w:r>
      <w:r w:rsidR="00287ABB" w:rsidRPr="00A95CCB">
        <w:rPr>
          <w:color w:val="000000" w:themeColor="text1"/>
        </w:rPr>
        <w:t xml:space="preserve">patients with </w:t>
      </w:r>
      <w:r w:rsidR="00287ABB">
        <w:rPr>
          <w:color w:val="000000" w:themeColor="text1"/>
        </w:rPr>
        <w:lastRenderedPageBreak/>
        <w:t>poor glycemic control</w:t>
      </w:r>
      <w:r w:rsidR="00D17B60">
        <w:rPr>
          <w:color w:val="000000" w:themeColor="text1"/>
        </w:rPr>
        <w:t xml:space="preserve"> </w:t>
      </w:r>
      <w:r w:rsidR="00D17B60">
        <w:rPr>
          <w:color w:val="000000" w:themeColor="text1"/>
        </w:rPr>
        <w:fldChar w:fldCharType="begin"/>
      </w:r>
      <w:r w:rsidR="003562A5">
        <w:rPr>
          <w:color w:val="000000" w:themeColor="text1"/>
        </w:rPr>
        <w:instrText xml:space="preserve"> ADDIN ZOTERO_ITEM CSL_CITATION {"citationID":"GW0eUPgy","properties":{"formattedCitation":"[23]","plainCitation":"[23]","noteIndex":0},"citationItems":[{"id":425,"uris":["http://zotero.org/groups/5341101/items/YSXU97RC"],"itemData":{"id":425,"type":"article-journal","abstract":"Diabetes mellitus is a chronic disease characterized by high social, economic and health burden, mostly due to the high incidence and morbidity of diabetes complications. Numerous studies have shown that optimizing metabolic control may reduce the risk of micro and macrovascular complications related to the disease, and the algorithms suggest that an appropriate and timely step of care intensification should be proposed after 3 months from the failure to achieve metabolic goals. Nonetheless, many population studies show that glycemic control in diabetic patients is often inadequate. The phenomenon of clinical inertia in diabetology, defined as the failure to start a therapy or its intensification/de-intensification when appropriate, has been studied for almost 20 years, and it is not limited to diabetes care, but also affects other specialties. In the present manuscript, we have documented the issue of inertia in its complexity, assessing its dimensions, its epidemiological weight, and its burden over the effectiveness of care. Our main goal is the identification of the causes of clinical inertia in diabetology, and the quantification of its social and health-related consequences through the adoption of appropriate indicators, in an effort to advance possible solutions and proposals to fight and possibly overcome clinical inertia, thus improving health outcomes and quality of care.","container-title":"Diabetology &amp; Metabolic Syndrome","DOI":"10.1186/s13098-020-00559-7","ISSN":"1758-5996","issue":"1","journalAbbreviation":"Diabetology &amp; Metabolic Syndrome","page":"52","source":"BioMed Central","title":"Clinical inertia is the enemy of therapeutic success in the management of diabetes and its complications: a narrative literature review","title-short":"Clinical inertia is the enemy of therapeutic success in the management of diabetes and its complications","volume":"12","author":[{"family":"Andreozzi","given":"F."},{"family":"Candido","given":"R."},{"family":"Corrao","given":"S."},{"family":"Fornengo","given":"R."},{"family":"Giancaterini","given":"A."},{"family":"Ponzani","given":"P."},{"family":"Ponziani","given":"M. C."},{"family":"Tuccinardi","given":"F."},{"family":"Mannino","given":"D."}],"issued":{"date-parts":[["2020",6,17]]}}}],"schema":"https://github.com/citation-style-language/schema/raw/master/csl-citation.json"} </w:instrText>
      </w:r>
      <w:r w:rsidR="00D17B60">
        <w:rPr>
          <w:color w:val="000000" w:themeColor="text1"/>
        </w:rPr>
        <w:fldChar w:fldCharType="separate"/>
      </w:r>
      <w:r w:rsidR="003562A5">
        <w:rPr>
          <w:noProof/>
          <w:color w:val="000000" w:themeColor="text1"/>
        </w:rPr>
        <w:t>[23]</w:t>
      </w:r>
      <w:r w:rsidR="00D17B60">
        <w:rPr>
          <w:color w:val="000000" w:themeColor="text1"/>
        </w:rPr>
        <w:fldChar w:fldCharType="end"/>
      </w:r>
      <w:r w:rsidR="00783DBB">
        <w:rPr>
          <w:color w:val="000000" w:themeColor="text1"/>
          <w:lang w:val="vi-VN"/>
        </w:rPr>
        <w:t>.</w:t>
      </w:r>
      <w:r w:rsidR="00287ABB" w:rsidRPr="007A25B6">
        <w:rPr>
          <w:color w:val="000000" w:themeColor="text1"/>
        </w:rPr>
        <w:t xml:space="preserve"> Patients displaying the event of interest before</w:t>
      </w:r>
      <w:r w:rsidR="00C15A5C">
        <w:rPr>
          <w:color w:val="000000" w:themeColor="text1"/>
        </w:rPr>
        <w:t xml:space="preserve"> the</w:t>
      </w:r>
      <w:r w:rsidR="00287ABB">
        <w:rPr>
          <w:color w:val="000000" w:themeColor="text1"/>
        </w:rPr>
        <w:t xml:space="preserve"> lag periods</w:t>
      </w:r>
      <w:r w:rsidR="00287ABB" w:rsidRPr="007A25B6">
        <w:rPr>
          <w:color w:val="000000" w:themeColor="text1"/>
        </w:rPr>
        <w:t xml:space="preserve"> </w:t>
      </w:r>
      <w:r w:rsidR="00287ABB">
        <w:rPr>
          <w:color w:val="000000" w:themeColor="text1"/>
        </w:rPr>
        <w:t>were</w:t>
      </w:r>
      <w:r w:rsidR="00287ABB" w:rsidRPr="007A25B6">
        <w:rPr>
          <w:color w:val="000000" w:themeColor="text1"/>
        </w:rPr>
        <w:t xml:space="preserve"> likely influenced by protopathic bias. </w:t>
      </w:r>
      <w:r w:rsidR="00287ABB">
        <w:rPr>
          <w:color w:val="000000" w:themeColor="text1"/>
        </w:rPr>
        <w:t>In th</w:t>
      </w:r>
      <w:r w:rsidR="00933130">
        <w:rPr>
          <w:color w:val="000000" w:themeColor="text1"/>
        </w:rPr>
        <w:t>e</w:t>
      </w:r>
      <w:r w:rsidR="00287ABB">
        <w:rPr>
          <w:color w:val="000000" w:themeColor="text1"/>
        </w:rPr>
        <w:t xml:space="preserve"> context</w:t>
      </w:r>
      <w:r w:rsidR="00933130">
        <w:rPr>
          <w:color w:val="000000" w:themeColor="text1"/>
        </w:rPr>
        <w:t xml:space="preserve"> of protopathic bias</w:t>
      </w:r>
      <w:r w:rsidR="00287ABB">
        <w:rPr>
          <w:color w:val="000000" w:themeColor="text1"/>
        </w:rPr>
        <w:t>, t</w:t>
      </w:r>
      <w:r w:rsidR="00287ABB" w:rsidRPr="007A25B6">
        <w:rPr>
          <w:color w:val="000000" w:themeColor="text1"/>
        </w:rPr>
        <w:t>amsulosin</w:t>
      </w:r>
      <w:r w:rsidR="00287ABB">
        <w:rPr>
          <w:color w:val="000000" w:themeColor="text1"/>
        </w:rPr>
        <w:t xml:space="preserve"> </w:t>
      </w:r>
      <w:r w:rsidR="00C15A5C">
        <w:rPr>
          <w:color w:val="000000" w:themeColor="text1"/>
        </w:rPr>
        <w:t xml:space="preserve">is </w:t>
      </w:r>
      <w:r w:rsidR="00287ABB" w:rsidRPr="007A25B6">
        <w:rPr>
          <w:color w:val="000000" w:themeColor="text1"/>
        </w:rPr>
        <w:t xml:space="preserve">often used </w:t>
      </w:r>
      <w:r w:rsidR="00287ABB">
        <w:rPr>
          <w:color w:val="000000" w:themeColor="text1"/>
        </w:rPr>
        <w:t>to manage frequent micturition</w:t>
      </w:r>
      <w:r w:rsidR="00C11C5D">
        <w:rPr>
          <w:color w:val="000000" w:themeColor="text1"/>
        </w:rPr>
        <w:t xml:space="preserve"> </w:t>
      </w:r>
      <w:r w:rsidR="00C11C5D">
        <w:rPr>
          <w:color w:val="000000" w:themeColor="text1"/>
        </w:rPr>
        <w:fldChar w:fldCharType="begin"/>
      </w:r>
      <w:r w:rsidR="0082383E">
        <w:rPr>
          <w:color w:val="000000" w:themeColor="text1"/>
        </w:rPr>
        <w:instrText xml:space="preserve"> ADDIN ZOTERO_ITEM CSL_CITATION {"citationID":"Ey0PrzcX","properties":{"formattedCitation":"[24,25]","plainCitation":"[24,25]","noteIndex":0},"citationItems":[{"id":397,"uris":["http://zotero.org/groups/5341101/items/F7NSENHB"],"itemData":{"id":397,"type":"article-journal","abstract":"BACKGROUND: Benign prostatic hyperplasia (BPH) is the most common benign tumour in men. Although men with BPH often need medical or surgical management from a urologist at some point throughout the timeline of their disease, most men are initially assessed and managed by a general practitioner (GP) in the primary healthcare setting.\nOBJECTIVE: The aim of this article is to highlight the principles of the pathogenesis, presentation, assessment and management of BPH in a primary care setting.\nDISCUSSION: Between 2009 and 2011, BPH was managed by GPs at approximately 228,000 general practice visits per annum in Australia. Several changes in pharmaceutical agents and surgical intervention have occurred over the past decade. As a result, it is imperative that GPs remain up to date with assessment and management of BPH, are aware of new therapies and understand when to refer to a urologist.","container-title":"Australian Journal of General Practice","DOI":"10.31128/AFP-08-17-4292","ISSN":"2208-7958","issue":"7","journalAbbreviation":"Aust J Gen Pract","language":"eng","note":"PMID: 30114865","page":"471-475","source":"PubMed","title":"Review and update of benign prostatic hyperplasia in general practice","volume":"47","author":[{"family":"Jiwrajka","given":"Manasi"},{"family":"Yaxley","given":"William"},{"family":"Perera","given":"Marlon"},{"family":"Roberts","given":"Matt"},{"family":"Dunglison","given":"Nigel"},{"family":"Yaxley","given":"John"},{"family":"Esler","given":"Rachel"}],"issued":{"date-parts":[["2018",7]]}}},{"id":400,"uris":["http://zotero.org/groups/5341101/items/FV32J8L7"],"itemData":{"id":400,"type":"article-journal","abstract":"PURPOSE: Benign prostatic hyperplasia (BPH) is a histologic diagnosis describing proliferation of smooth muscle and epithelial cells within the prostatic transition zone. The prevalence and severity of lower urinary tract symptoms (LUTS) in aging men are progressive and impact the health and welfare of society. This revised Guideline provides a useful reference on effective evidence-based management of male LUTS/BPH. See the accompanying algorithm for a summary of the procedures detailed in the Guideline (figures 1 and 2[Figure: see text][Figure: see text]).\nMATERIALS AND METHODS: The Minnesota Evidence Review Team searched Ovid MEDLINE, Embase, Cochrane Library, and AHRQ databases to identify eligible English language studies published between January 2008 and April 2019, then updated through December 2020. Search terms included Medical Subject Headings (MeSH) and keywords for pharmacological therapies, drug classes, and terms related to LUTS or BPH. When sufficient evidence existed, the body of evidence was assigned a strength rating of A (high), B (moderate), or C (low) for support of Strong, Moderate, or Conditional Recommendations. In the absence of sufficient evidence, information is provided as Clinical Principles and Expert Opinions (table 1[Table: see text]).\nRESULTS: Nineteen guideline statements pertinent to evaluation, work-up, and medical management were developed. Appropriate levels of evidence and supporting text were created to direct both primary care and urologic providers towards streamlined and suitable practices.\nCONCLUSIONS: The work up and medical management of BPH requires attention to individual patient characteristics, while also respecting common principles. Clinicians should adhere to recommendations and familiarize themselves with standards of BPH management.","container-title":"The Journal of Urology","DOI":"10.1097/JU.0000000000002183","ISSN":"1527-3792","issue":"4","journalAbbreviation":"J Urol","language":"eng","note":"PMID: 34384237","page":"806-817","source":"PubMed","title":"Management of Lower Urinary Tract Symptoms Attributed to Benign Prostatic Hyperplasia: AUA GUIDELINE PART I-Initial Work-up and Medical Management","title-short":"Management of Lower Urinary Tract Symptoms Attributed to Benign Prostatic Hyperplasia","volume":"206","author":[{"family":"Lerner","given":"Lori B."},{"family":"McVary","given":"Kevin T."},{"family":"Barry","given":"Michael J."},{"family":"Bixler","given":"Brooke R."},{"family":"Dahm","given":"Philipp"},{"family":"Das","given":"Anurag Kumar"},{"family":"Gandhi","given":"Manhar C."},{"family":"Kaplan","given":"Steven A."},{"family":"Kohler","given":"Tobias S."},{"family":"Martin","given":"Leslie"},{"family":"Parsons","given":"J. Kellogg"},{"family":"Roehrborn","given":"Claus G."},{"family":"Stoffel","given":"John T."},{"family":"Welliver","given":"Charles"},{"family":"Wilt","given":"Timothy J."}],"issued":{"date-parts":[["2021",10]]}}}],"schema":"https://github.com/citation-style-language/schema/raw/master/csl-citation.json"} </w:instrText>
      </w:r>
      <w:r w:rsidR="00C11C5D">
        <w:rPr>
          <w:color w:val="000000" w:themeColor="text1"/>
        </w:rPr>
        <w:fldChar w:fldCharType="separate"/>
      </w:r>
      <w:r w:rsidR="0082383E">
        <w:rPr>
          <w:noProof/>
          <w:color w:val="000000" w:themeColor="text1"/>
        </w:rPr>
        <w:t>[24,25]</w:t>
      </w:r>
      <w:r w:rsidR="00C11C5D">
        <w:rPr>
          <w:color w:val="000000" w:themeColor="text1"/>
        </w:rPr>
        <w:fldChar w:fldCharType="end"/>
      </w:r>
      <w:r w:rsidR="00783DBB">
        <w:rPr>
          <w:color w:val="000000" w:themeColor="text1"/>
          <w:lang w:val="vi-VN"/>
        </w:rPr>
        <w:t>,</w:t>
      </w:r>
      <w:r w:rsidR="00287ABB" w:rsidRPr="007A25B6">
        <w:rPr>
          <w:color w:val="000000" w:themeColor="text1"/>
        </w:rPr>
        <w:t xml:space="preserve"> </w:t>
      </w:r>
      <w:r w:rsidR="00EF6DA4">
        <w:rPr>
          <w:color w:val="000000" w:themeColor="text1"/>
        </w:rPr>
        <w:t xml:space="preserve">which </w:t>
      </w:r>
      <w:r w:rsidR="00287ABB" w:rsidRPr="007A25B6">
        <w:rPr>
          <w:color w:val="000000" w:themeColor="text1"/>
        </w:rPr>
        <w:t>could signal</w:t>
      </w:r>
      <w:r w:rsidR="00672CA7">
        <w:rPr>
          <w:color w:val="000000" w:themeColor="text1"/>
        </w:rPr>
        <w:t xml:space="preserve"> worsening of</w:t>
      </w:r>
      <w:r w:rsidR="00287ABB" w:rsidRPr="007A25B6">
        <w:rPr>
          <w:color w:val="000000" w:themeColor="text1"/>
        </w:rPr>
        <w:t xml:space="preserve"> underlying diabetic symptoms. </w:t>
      </w:r>
      <w:r w:rsidR="00640E36">
        <w:rPr>
          <w:color w:val="000000" w:themeColor="text1"/>
        </w:rPr>
        <w:t>In this analysis, patients who received insulin during the lag periods were re-classified as non-event.</w:t>
      </w:r>
    </w:p>
    <w:p w14:paraId="244D4FE1" w14:textId="2EAB38EE" w:rsidR="00125D44" w:rsidRDefault="00BB01A7" w:rsidP="00A867FE">
      <w:pPr>
        <w:spacing w:before="240" w:line="480" w:lineRule="auto"/>
        <w:rPr>
          <w:color w:val="000000" w:themeColor="text1"/>
        </w:rPr>
      </w:pPr>
      <w:r>
        <w:rPr>
          <w:color w:val="000000" w:themeColor="text1"/>
        </w:rPr>
        <w:t>For the s</w:t>
      </w:r>
      <w:r w:rsidR="00C12BD0">
        <w:rPr>
          <w:color w:val="000000" w:themeColor="text1"/>
        </w:rPr>
        <w:t>econd</w:t>
      </w:r>
      <w:r>
        <w:rPr>
          <w:color w:val="000000" w:themeColor="text1"/>
        </w:rPr>
        <w:t xml:space="preserve"> sensitivity analysis</w:t>
      </w:r>
      <w:r w:rsidR="006F2E7A" w:rsidRPr="00A95CCB">
        <w:rPr>
          <w:color w:val="000000" w:themeColor="text1"/>
        </w:rPr>
        <w:t xml:space="preserve">, </w:t>
      </w:r>
      <w:r w:rsidR="00BF575B">
        <w:rPr>
          <w:color w:val="000000" w:themeColor="text1"/>
        </w:rPr>
        <w:t xml:space="preserve">considering that </w:t>
      </w:r>
      <w:r w:rsidR="005951B8" w:rsidRPr="00A95CCB">
        <w:rPr>
          <w:color w:val="000000" w:themeColor="text1"/>
        </w:rPr>
        <w:t>patients wi</w:t>
      </w:r>
      <w:r w:rsidR="007309A2" w:rsidRPr="00A95CCB">
        <w:rPr>
          <w:color w:val="000000" w:themeColor="text1"/>
        </w:rPr>
        <w:t xml:space="preserve">th </w:t>
      </w:r>
      <w:r w:rsidR="00297D8D">
        <w:rPr>
          <w:color w:val="000000" w:themeColor="text1"/>
        </w:rPr>
        <w:t>multiple</w:t>
      </w:r>
      <w:r w:rsidR="00297D8D" w:rsidRPr="00A95CCB">
        <w:rPr>
          <w:color w:val="000000" w:themeColor="text1"/>
        </w:rPr>
        <w:t xml:space="preserve"> </w:t>
      </w:r>
      <w:r w:rsidR="0023016D">
        <w:rPr>
          <w:color w:val="000000" w:themeColor="text1"/>
        </w:rPr>
        <w:t>comorbidit</w:t>
      </w:r>
      <w:r w:rsidR="00297D8D">
        <w:rPr>
          <w:color w:val="000000" w:themeColor="text1"/>
        </w:rPr>
        <w:t>ies</w:t>
      </w:r>
      <w:r w:rsidR="00BF575B">
        <w:rPr>
          <w:color w:val="000000" w:themeColor="text1"/>
        </w:rPr>
        <w:t xml:space="preserve"> </w:t>
      </w:r>
      <w:r w:rsidR="0023016D">
        <w:rPr>
          <w:color w:val="000000" w:themeColor="text1"/>
        </w:rPr>
        <w:t>are</w:t>
      </w:r>
      <w:r w:rsidR="00BF575B">
        <w:rPr>
          <w:color w:val="000000" w:themeColor="text1"/>
        </w:rPr>
        <w:t xml:space="preserve"> more</w:t>
      </w:r>
      <w:r w:rsidR="0023016D">
        <w:rPr>
          <w:color w:val="000000" w:themeColor="text1"/>
        </w:rPr>
        <w:t xml:space="preserve"> </w:t>
      </w:r>
      <w:r w:rsidR="007309A2" w:rsidRPr="00A95CCB">
        <w:rPr>
          <w:color w:val="000000" w:themeColor="text1"/>
        </w:rPr>
        <w:t>likely to receive insulin</w:t>
      </w:r>
      <w:r w:rsidR="00C36B7C">
        <w:rPr>
          <w:color w:val="000000" w:themeColor="text1"/>
        </w:rPr>
        <w:t xml:space="preserve"> for glycemic control</w:t>
      </w:r>
      <w:r w:rsidR="0082383E">
        <w:rPr>
          <w:color w:val="000000" w:themeColor="text1"/>
        </w:rPr>
        <w:t xml:space="preserve"> </w:t>
      </w:r>
      <w:r w:rsidR="0082383E">
        <w:rPr>
          <w:color w:val="000000" w:themeColor="text1"/>
        </w:rPr>
        <w:fldChar w:fldCharType="begin"/>
      </w:r>
      <w:r w:rsidR="00D266C8">
        <w:rPr>
          <w:color w:val="000000" w:themeColor="text1"/>
        </w:rPr>
        <w:instrText xml:space="preserve"> ADDIN ZOTERO_ITEM CSL_CITATION {"citationID":"6hgNY9Xj","properties":{"formattedCitation":"[26]","plainCitation":"[26]","noteIndex":0},"citationItems":[{"id":402,"uris":["http://zotero.org/groups/5341101/items/U2IDLQ4P"],"itemData":{"id":402,"type":"article-journal","abstract":"Introduction Glycemic targets and glucose-lowering regimens should be individualized based on multiple factors, including the presence of comorbidities. We examined contemporary patterns of glycemic control and use of medications known to cause hypoglycemia among adults with diabetes across age and multimorbidity.Research design and methods We retrospectively examined glycosylated hemoglobin (HbA 1c) levels and rates of insulin/sulfonylurea use as a function of age and multimorbidity using administrative claims and laboratory data for adults with type 2 diabetes included in OptumLabs Data Warehouse, 1 January 2014 to 31 December 2016. Comorbidity burden was assessed by counts of any of 16 comorbidities specified by guidelines as warranting relaxation of HbA1c targets, classified as being diabetes concordant (diabetes complications or risk factors), discordant (unrelated to diabetes), or advanced (life limiting).Results Among 194 157 patients with type 2 diabetes included in the study, 45.2% had only concordant comorbidities, 30.6% concordant and discordant, 2.7% only discordant, and 13.0% had ≥1 advanced comorbidity. Mean HbA 1c was 7.7% among 18–44 year-olds versus 6.9% among ≥75 year-olds, and was higher among patients with comorbidities: 7.3% with concordant only, 7.1% with discordant only, 7.1% with concordant and discordant, and 7.0% with advanced comorbidities compared with 7.4% among patients without comorbidities. The odds of insulin use decreased with age (OR 0.51 (95% CI 0.48 to 0.54) for age ≥75 vs 18–44 years) but increased with accumulation of concordant (OR 5.50 (95% CI 5.22 to 5.79) for ≥3 vs none), discordant (OR 1.72 (95% CI 1.60 to 1.86) for ≥3 vs none), and advanced (OR 1.45 (95% CI 1.25 to 1.68) for ≥2 vs none) comorbidities. Conversely, sulfonylurea use increased with age (OR 1.36 (95% CI 1.29 to 1.44) for age ≥75 vs 18–44 years) but decreased with accumulation of concordant (OR 0.76 (95% CI 0.73 to 0.79) for ≥3 vs none), discordant (OR 0.70 (95% CI 0.64 to 0.76) for ≥3 vs none), but not advanced (OR 0.86 (95% CI 0.74 to 1.01) for ≥2 vs none) comorbidities.Conclusions The proportion of patients achieving low HbA 1c levels was highest among older and multimorbid patients. Older patients and patients with higher comorbidity burden were more likely to be treated with insulin to achieve these HbA1c levels despite potential for hypoglycemia and uncertain long-term benefit.","container-title":"BMJ Open Diabetes Research &amp; Care","DOI":"10.1136/bmjdrc-2019-001007","ISSN":"2052-4897","issue":"1","journalAbbreviation":"BMJ Open Diab Res Care","language":"en","license":"This is an open access article distributed in accordance with the Creative Commons Attribution Non Commercial (CC BY-NC 4.0) license","note":"publisher: American Diabetes Association\nPMID: 10.1136/bmjdrc-2019-001007","source":"drc.bmj.com","title":"Paradox of glycemic management: multimorbidity, glycemic control, and high-risk medication use among adults with diabetes","title-short":"Paradox of glycemic management","URL":"https://drc.bmj.com/content/8/1/e001007","volume":"8","author":[{"family":"McCoy","given":"Rozalina G."},{"family":"Lipska","given":"Kasia J."},{"family":"Houten","given":"Holly K. Van"},{"family":"Shah","given":"Nilay D."}],"accessed":{"date-parts":[["2024",11,14]]},"issued":{"date-parts":[["2020",2,19]]}}}],"schema":"https://github.com/citation-style-language/schema/raw/master/csl-citation.json"} </w:instrText>
      </w:r>
      <w:r w:rsidR="0082383E">
        <w:rPr>
          <w:color w:val="000000" w:themeColor="text1"/>
        </w:rPr>
        <w:fldChar w:fldCharType="separate"/>
      </w:r>
      <w:r w:rsidR="00D266C8">
        <w:rPr>
          <w:noProof/>
          <w:color w:val="000000" w:themeColor="text1"/>
        </w:rPr>
        <w:t>[26]</w:t>
      </w:r>
      <w:r w:rsidR="0082383E">
        <w:rPr>
          <w:color w:val="000000" w:themeColor="text1"/>
        </w:rPr>
        <w:fldChar w:fldCharType="end"/>
      </w:r>
      <w:r w:rsidR="00783DBB">
        <w:rPr>
          <w:color w:val="000000" w:themeColor="text1"/>
          <w:lang w:val="vi-VN"/>
        </w:rPr>
        <w:t>,</w:t>
      </w:r>
      <w:r w:rsidR="007309A2" w:rsidRPr="00A95CCB">
        <w:rPr>
          <w:color w:val="000000" w:themeColor="text1"/>
        </w:rPr>
        <w:t xml:space="preserve"> </w:t>
      </w:r>
      <w:r w:rsidR="00BF575B">
        <w:rPr>
          <w:color w:val="000000" w:themeColor="text1"/>
        </w:rPr>
        <w:t>the cohort was</w:t>
      </w:r>
      <w:r w:rsidR="00BF575B" w:rsidRPr="00A95CCB">
        <w:rPr>
          <w:color w:val="000000" w:themeColor="text1"/>
        </w:rPr>
        <w:t xml:space="preserve"> </w:t>
      </w:r>
      <w:r w:rsidR="007309A2" w:rsidRPr="00A95CCB">
        <w:rPr>
          <w:color w:val="000000" w:themeColor="text1"/>
        </w:rPr>
        <w:t>stratified</w:t>
      </w:r>
      <w:r w:rsidR="009C76CF">
        <w:rPr>
          <w:color w:val="000000" w:themeColor="text1"/>
        </w:rPr>
        <w:t xml:space="preserve"> </w:t>
      </w:r>
      <w:r w:rsidR="00E84F85">
        <w:rPr>
          <w:color w:val="000000" w:themeColor="text1"/>
        </w:rPr>
        <w:t>into</w:t>
      </w:r>
      <w:r w:rsidR="00E84F85" w:rsidRPr="00A95CCB">
        <w:rPr>
          <w:color w:val="000000" w:themeColor="text1"/>
        </w:rPr>
        <w:t xml:space="preserve"> </w:t>
      </w:r>
      <w:r>
        <w:rPr>
          <w:color w:val="000000" w:themeColor="text1"/>
        </w:rPr>
        <w:t xml:space="preserve">a </w:t>
      </w:r>
      <w:r w:rsidR="00E84F85">
        <w:rPr>
          <w:color w:val="000000" w:themeColor="text1"/>
        </w:rPr>
        <w:t xml:space="preserve">low CCI stratum (i.e., </w:t>
      </w:r>
      <w:r w:rsidR="00B87B4F">
        <w:rPr>
          <w:color w:val="000000" w:themeColor="text1"/>
        </w:rPr>
        <w:t>patients</w:t>
      </w:r>
      <w:r w:rsidR="00BF575B">
        <w:rPr>
          <w:color w:val="000000" w:themeColor="text1"/>
        </w:rPr>
        <w:t xml:space="preserve"> with </w:t>
      </w:r>
      <w:r w:rsidR="007309A2" w:rsidRPr="00A95CCB">
        <w:rPr>
          <w:color w:val="000000" w:themeColor="text1"/>
        </w:rPr>
        <w:t xml:space="preserve">lower </w:t>
      </w:r>
      <w:r w:rsidR="00614EBD">
        <w:rPr>
          <w:color w:val="000000" w:themeColor="text1"/>
        </w:rPr>
        <w:t>than</w:t>
      </w:r>
      <w:r w:rsidR="009F63EF">
        <w:rPr>
          <w:color w:val="000000" w:themeColor="text1"/>
        </w:rPr>
        <w:t xml:space="preserve"> or equal to</w:t>
      </w:r>
      <w:r w:rsidR="00614EBD">
        <w:rPr>
          <w:color w:val="000000" w:themeColor="text1"/>
        </w:rPr>
        <w:t xml:space="preserve"> </w:t>
      </w:r>
      <w:r w:rsidR="00AB1615">
        <w:rPr>
          <w:color w:val="000000" w:themeColor="text1"/>
        </w:rPr>
        <w:t xml:space="preserve">the </w:t>
      </w:r>
      <w:r w:rsidR="00614EBD">
        <w:rPr>
          <w:color w:val="000000" w:themeColor="text1"/>
        </w:rPr>
        <w:t xml:space="preserve">median </w:t>
      </w:r>
      <w:r w:rsidR="00FC0536" w:rsidRPr="008358F1">
        <w:rPr>
          <w:color w:val="000000" w:themeColor="text1"/>
        </w:rPr>
        <w:t>CCI score</w:t>
      </w:r>
      <w:r>
        <w:rPr>
          <w:color w:val="000000" w:themeColor="text1"/>
        </w:rPr>
        <w:t xml:space="preserve"> of </w:t>
      </w:r>
      <w:r w:rsidR="00C401E2">
        <w:rPr>
          <w:color w:val="000000" w:themeColor="text1"/>
        </w:rPr>
        <w:t>9</w:t>
      </w:r>
      <w:r>
        <w:rPr>
          <w:color w:val="000000" w:themeColor="text1"/>
        </w:rPr>
        <w:t>.0</w:t>
      </w:r>
      <w:r w:rsidR="00AB1615">
        <w:rPr>
          <w:color w:val="000000" w:themeColor="text1"/>
        </w:rPr>
        <w:t>)</w:t>
      </w:r>
      <w:r w:rsidR="00326091">
        <w:rPr>
          <w:color w:val="000000" w:themeColor="text1"/>
        </w:rPr>
        <w:t xml:space="preserve"> </w:t>
      </w:r>
      <w:r w:rsidR="007309A2" w:rsidRPr="00A95CCB">
        <w:rPr>
          <w:color w:val="000000" w:themeColor="text1"/>
        </w:rPr>
        <w:t xml:space="preserve">and </w:t>
      </w:r>
      <w:r>
        <w:rPr>
          <w:color w:val="000000" w:themeColor="text1"/>
        </w:rPr>
        <w:t xml:space="preserve">a </w:t>
      </w:r>
      <w:r w:rsidR="00E84F85">
        <w:rPr>
          <w:color w:val="000000" w:themeColor="text1"/>
        </w:rPr>
        <w:t xml:space="preserve">high CCI stratum (i.e., </w:t>
      </w:r>
      <w:r w:rsidR="00B87B4F">
        <w:rPr>
          <w:color w:val="000000" w:themeColor="text1"/>
        </w:rPr>
        <w:t xml:space="preserve">patients </w:t>
      </w:r>
      <w:r w:rsidR="00A4747B">
        <w:rPr>
          <w:color w:val="000000" w:themeColor="text1"/>
        </w:rPr>
        <w:t xml:space="preserve">with </w:t>
      </w:r>
      <w:r>
        <w:rPr>
          <w:color w:val="000000" w:themeColor="text1"/>
        </w:rPr>
        <w:t xml:space="preserve">a </w:t>
      </w:r>
      <w:r w:rsidR="00143FD4">
        <w:rPr>
          <w:color w:val="000000" w:themeColor="text1"/>
        </w:rPr>
        <w:t>CCI</w:t>
      </w:r>
      <w:r w:rsidR="007309A2" w:rsidRPr="00A95CCB">
        <w:rPr>
          <w:color w:val="000000" w:themeColor="text1"/>
        </w:rPr>
        <w:t xml:space="preserve"> score</w:t>
      </w:r>
      <w:r w:rsidRPr="00BB01A7">
        <w:rPr>
          <w:color w:val="000000" w:themeColor="text1"/>
        </w:rPr>
        <w:t xml:space="preserve"> </w:t>
      </w:r>
      <w:r>
        <w:rPr>
          <w:color w:val="000000" w:themeColor="text1"/>
        </w:rPr>
        <w:t>higher</w:t>
      </w:r>
      <w:r w:rsidRPr="00A95CCB">
        <w:rPr>
          <w:color w:val="000000" w:themeColor="text1"/>
        </w:rPr>
        <w:t xml:space="preserve"> </w:t>
      </w:r>
      <w:r>
        <w:rPr>
          <w:color w:val="000000" w:themeColor="text1"/>
        </w:rPr>
        <w:t>than the median</w:t>
      </w:r>
      <w:r w:rsidR="00AB1615">
        <w:rPr>
          <w:color w:val="000000" w:themeColor="text1"/>
        </w:rPr>
        <w:t>)</w:t>
      </w:r>
      <w:r w:rsidR="0023016D">
        <w:rPr>
          <w:color w:val="000000" w:themeColor="text1"/>
        </w:rPr>
        <w:t xml:space="preserve">. </w:t>
      </w:r>
      <w:r w:rsidR="0023016D" w:rsidRPr="00034CE7">
        <w:t>Subsequently,</w:t>
      </w:r>
      <w:r w:rsidR="00D23E74">
        <w:t xml:space="preserve"> IPTW using propensity score was applied as detailed above to create pseudo-population; and</w:t>
      </w:r>
      <w:r w:rsidR="0023016D" w:rsidRPr="00034CE7">
        <w:t xml:space="preserve"> </w:t>
      </w:r>
      <w:r w:rsidR="00DD52B8" w:rsidRPr="00034CE7">
        <w:t>Cox</w:t>
      </w:r>
      <w:r w:rsidR="00E2697B" w:rsidRPr="00034CE7">
        <w:t xml:space="preserve"> </w:t>
      </w:r>
      <w:r w:rsidR="00DD52B8" w:rsidRPr="00034CE7">
        <w:t xml:space="preserve">proportional hazard </w:t>
      </w:r>
      <w:r w:rsidR="005E5694" w:rsidRPr="00034CE7">
        <w:t xml:space="preserve">model </w:t>
      </w:r>
      <w:r w:rsidR="00D23E74">
        <w:t xml:space="preserve">was fitted </w:t>
      </w:r>
      <w:r w:rsidR="0023016D" w:rsidRPr="00034CE7">
        <w:t>to</w:t>
      </w:r>
      <w:r w:rsidR="00DD52B8" w:rsidRPr="00034CE7">
        <w:t xml:space="preserve"> </w:t>
      </w:r>
      <w:r w:rsidR="00E2697B" w:rsidRPr="00034CE7">
        <w:t xml:space="preserve">estimate </w:t>
      </w:r>
      <w:r w:rsidR="00C67D24" w:rsidRPr="00034CE7">
        <w:t>a</w:t>
      </w:r>
      <w:r w:rsidR="00E2697B" w:rsidRPr="00034CE7">
        <w:t xml:space="preserve"> </w:t>
      </w:r>
      <w:r w:rsidR="009F63EF" w:rsidRPr="00034CE7">
        <w:t xml:space="preserve">weighted </w:t>
      </w:r>
      <w:r w:rsidR="00AB4781" w:rsidRPr="00034CE7">
        <w:t>HR</w:t>
      </w:r>
      <w:r w:rsidR="00DD52B8" w:rsidRPr="00034CE7">
        <w:t xml:space="preserve"> </w:t>
      </w:r>
      <w:r w:rsidR="00BC0E84" w:rsidRPr="00034CE7">
        <w:t xml:space="preserve">for </w:t>
      </w:r>
      <w:r w:rsidR="00BC0E84" w:rsidRPr="00A95CCB">
        <w:rPr>
          <w:color w:val="000000" w:themeColor="text1"/>
        </w:rPr>
        <w:t>each stratum</w:t>
      </w:r>
      <w:r w:rsidR="00633117" w:rsidRPr="00633117">
        <w:rPr>
          <w:color w:val="4472C4" w:themeColor="accent1"/>
        </w:rPr>
        <w:t>.</w:t>
      </w:r>
      <w:r w:rsidR="005E3547" w:rsidRPr="00633117">
        <w:rPr>
          <w:color w:val="4472C4" w:themeColor="accent1"/>
        </w:rPr>
        <w:t xml:space="preserve"> </w:t>
      </w:r>
      <w:r w:rsidR="00294622">
        <w:rPr>
          <w:color w:val="000000" w:themeColor="text1"/>
        </w:rPr>
        <w:t>All sensitivity analyses were carried out using pseudo-population.</w:t>
      </w:r>
    </w:p>
    <w:p w14:paraId="0751EF89" w14:textId="305FCB7C" w:rsidR="004B78E1" w:rsidRPr="00BE6898" w:rsidRDefault="004B78E1" w:rsidP="000319CB">
      <w:pPr>
        <w:spacing w:before="240" w:line="480" w:lineRule="auto"/>
        <w:rPr>
          <w:color w:val="000000" w:themeColor="text1"/>
        </w:rPr>
      </w:pPr>
    </w:p>
    <w:p w14:paraId="58540D8A" w14:textId="71FF7309" w:rsidR="000319CB" w:rsidRPr="00BE6898" w:rsidRDefault="00AB2BB3" w:rsidP="000319CB">
      <w:pPr>
        <w:spacing w:line="480" w:lineRule="auto"/>
        <w:rPr>
          <w:rFonts w:eastAsiaTheme="minorEastAsia"/>
          <w:color w:val="000000" w:themeColor="text1"/>
        </w:rPr>
      </w:pPr>
      <w:r>
        <w:rPr>
          <w:b/>
          <w:bCs/>
          <w:color w:val="000000" w:themeColor="text1"/>
        </w:rPr>
        <w:t>ETHICS</w:t>
      </w:r>
      <w:r>
        <w:rPr>
          <w:b/>
          <w:bCs/>
          <w:color w:val="000000" w:themeColor="text1"/>
          <w:lang w:val="vi-VN"/>
        </w:rPr>
        <w:t xml:space="preserve"> AND </w:t>
      </w:r>
      <w:r>
        <w:rPr>
          <w:b/>
          <w:bCs/>
          <w:color w:val="000000" w:themeColor="text1"/>
        </w:rPr>
        <w:t>CONSENT</w:t>
      </w:r>
      <w:r w:rsidR="004B78E1" w:rsidRPr="00BE6898">
        <w:rPr>
          <w:b/>
          <w:bCs/>
          <w:color w:val="000000" w:themeColor="text1"/>
        </w:rPr>
        <w:t xml:space="preserve"> </w:t>
      </w:r>
    </w:p>
    <w:p w14:paraId="7D39E053" w14:textId="52E86F97" w:rsidR="004B78E1" w:rsidRPr="00BE6898" w:rsidRDefault="000319CB" w:rsidP="00D2589E">
      <w:pPr>
        <w:spacing w:line="480" w:lineRule="auto"/>
        <w:rPr>
          <w:color w:val="000000" w:themeColor="text1"/>
        </w:rPr>
      </w:pPr>
      <w:r w:rsidRPr="00BE6898">
        <w:rPr>
          <w:color w:val="000000" w:themeColor="text1"/>
        </w:rPr>
        <w:t xml:space="preserve">Ethics approval was waived because </w:t>
      </w:r>
      <w:r w:rsidRPr="00BE6898">
        <w:rPr>
          <w:rFonts w:eastAsiaTheme="minorEastAsia" w:hint="eastAsia"/>
          <w:color w:val="000000" w:themeColor="text1"/>
        </w:rPr>
        <w:t>w</w:t>
      </w:r>
      <w:r w:rsidRPr="00BE6898">
        <w:rPr>
          <w:color w:val="000000" w:themeColor="text1"/>
        </w:rPr>
        <w:t xml:space="preserve">e obtained de-identified raw data </w:t>
      </w:r>
      <w:r w:rsidRPr="00BE6898">
        <w:rPr>
          <w:rFonts w:eastAsiaTheme="minorEastAsia" w:hint="eastAsia"/>
          <w:color w:val="000000" w:themeColor="text1"/>
        </w:rPr>
        <w:t xml:space="preserve">from </w:t>
      </w:r>
      <w:r w:rsidRPr="00BE6898">
        <w:rPr>
          <w:color w:val="000000" w:themeColor="text1"/>
        </w:rPr>
        <w:t>New Zealand Ministry of Health national collections for research purpose (</w:t>
      </w:r>
      <w:hyperlink r:id="rId8" w:history="1">
        <w:r w:rsidRPr="00BE6898">
          <w:rPr>
            <w:rStyle w:val="Hyperlink"/>
            <w:color w:val="000000" w:themeColor="text1"/>
          </w:rPr>
          <w:t>https://www.tewhatuora.govt.nz/for-health-professionals/data-and-statistics/nz-health-statistics/national-collections-and-surveys/collections/national-minimum-dataset-hospital-events</w:t>
        </w:r>
      </w:hyperlink>
      <w:r w:rsidRPr="00BE6898">
        <w:rPr>
          <w:color w:val="000000" w:themeColor="text1"/>
        </w:rPr>
        <w:t>).</w:t>
      </w:r>
      <w:r w:rsidR="007930B2" w:rsidRPr="00BE6898">
        <w:rPr>
          <w:rFonts w:eastAsiaTheme="minorEastAsia" w:hint="eastAsia"/>
          <w:color w:val="000000" w:themeColor="text1"/>
        </w:rPr>
        <w:t xml:space="preserve"> </w:t>
      </w:r>
      <w:r w:rsidR="0009328C" w:rsidRPr="00BE6898">
        <w:rPr>
          <w:rFonts w:eastAsiaTheme="minorEastAsia" w:hint="eastAsia"/>
          <w:color w:val="000000" w:themeColor="text1"/>
        </w:rPr>
        <w:t xml:space="preserve">This study </w:t>
      </w:r>
      <w:proofErr w:type="gramStart"/>
      <w:r w:rsidR="0009328C" w:rsidRPr="00BE6898">
        <w:rPr>
          <w:rFonts w:eastAsiaTheme="minorEastAsia" w:hint="eastAsia"/>
          <w:color w:val="000000" w:themeColor="text1"/>
        </w:rPr>
        <w:t>using</w:t>
      </w:r>
      <w:proofErr w:type="gramEnd"/>
      <w:r w:rsidR="0009328C" w:rsidRPr="00BE6898">
        <w:rPr>
          <w:rFonts w:eastAsiaTheme="minorEastAsia" w:hint="eastAsia"/>
          <w:color w:val="000000" w:themeColor="text1"/>
        </w:rPr>
        <w:t xml:space="preserve"> secondary data</w:t>
      </w:r>
      <w:r w:rsidR="003D741D">
        <w:rPr>
          <w:rFonts w:eastAsiaTheme="minorEastAsia"/>
          <w:color w:val="000000" w:themeColor="text1"/>
        </w:rPr>
        <w:t xml:space="preserve"> and thus</w:t>
      </w:r>
      <w:r w:rsidR="0009328C" w:rsidRPr="00BE6898">
        <w:rPr>
          <w:rFonts w:eastAsiaTheme="minorEastAsia" w:hint="eastAsia"/>
          <w:color w:val="000000" w:themeColor="text1"/>
        </w:rPr>
        <w:t xml:space="preserve"> did not require </w:t>
      </w:r>
      <w:r w:rsidRPr="00BE6898">
        <w:rPr>
          <w:rFonts w:eastAsiaTheme="minorEastAsia" w:hint="eastAsia"/>
          <w:color w:val="000000" w:themeColor="text1"/>
        </w:rPr>
        <w:t>informed consent from individual patients</w:t>
      </w:r>
      <w:r w:rsidR="004B78E1" w:rsidRPr="00BE6898">
        <w:rPr>
          <w:color w:val="000000" w:themeColor="text1"/>
        </w:rPr>
        <w:t>.</w:t>
      </w:r>
      <w:r w:rsidR="009B1458">
        <w:rPr>
          <w:color w:val="000000" w:themeColor="text1"/>
        </w:rPr>
        <w:t xml:space="preserve"> There was no</w:t>
      </w:r>
      <w:r w:rsidR="00781D95">
        <w:rPr>
          <w:color w:val="000000" w:themeColor="text1"/>
        </w:rPr>
        <w:t xml:space="preserve"> data for people under 18 years old </w:t>
      </w:r>
      <w:r w:rsidR="009B1458">
        <w:rPr>
          <w:color w:val="000000" w:themeColor="text1"/>
        </w:rPr>
        <w:t>in this study</w:t>
      </w:r>
      <w:r w:rsidR="00C6611F">
        <w:rPr>
          <w:color w:val="000000" w:themeColor="text1"/>
        </w:rPr>
        <w:t>.</w:t>
      </w:r>
    </w:p>
    <w:p w14:paraId="31E65C1C" w14:textId="1F67A714" w:rsidR="00D253A1" w:rsidRDefault="00D253A1" w:rsidP="00C262D8">
      <w:pPr>
        <w:spacing w:line="480" w:lineRule="auto"/>
        <w:rPr>
          <w:color w:val="000000" w:themeColor="text1"/>
        </w:rPr>
      </w:pPr>
    </w:p>
    <w:p w14:paraId="058CC263" w14:textId="2EE2DCFA" w:rsidR="00125D44" w:rsidRPr="00D253A1" w:rsidRDefault="00D253A1" w:rsidP="00D253A1">
      <w:pPr>
        <w:spacing w:line="480" w:lineRule="auto"/>
        <w:rPr>
          <w:color w:val="000000" w:themeColor="text1"/>
        </w:rPr>
      </w:pPr>
      <w:r>
        <w:rPr>
          <w:color w:val="000000" w:themeColor="text1"/>
        </w:rPr>
        <w:br w:type="page"/>
      </w:r>
      <w:r w:rsidR="00125D44" w:rsidRPr="00A95C32">
        <w:rPr>
          <w:b/>
          <w:bCs/>
        </w:rPr>
        <w:lastRenderedPageBreak/>
        <w:t>RESULTS</w:t>
      </w:r>
    </w:p>
    <w:p w14:paraId="0409F210" w14:textId="77777777" w:rsidR="00125D44" w:rsidRPr="00B1758C" w:rsidRDefault="00125D44" w:rsidP="00D253A1">
      <w:pPr>
        <w:spacing w:line="480" w:lineRule="auto"/>
        <w:rPr>
          <w:b/>
          <w:bCs/>
        </w:rPr>
      </w:pPr>
      <w:r>
        <w:rPr>
          <w:b/>
          <w:bCs/>
        </w:rPr>
        <w:t>Characteristics of the study cohort</w:t>
      </w:r>
    </w:p>
    <w:p w14:paraId="4A756135" w14:textId="676AD27C" w:rsidR="00B31EDC" w:rsidRDefault="00125D44" w:rsidP="009F39C7">
      <w:pPr>
        <w:spacing w:line="480" w:lineRule="auto"/>
      </w:pPr>
      <w:r w:rsidRPr="00CF07E0">
        <w:rPr>
          <w:rFonts w:eastAsiaTheme="minorEastAsia"/>
          <w:color w:val="000000" w:themeColor="text1"/>
          <w:kern w:val="2"/>
          <w14:ligatures w14:val="standardContextual"/>
        </w:rPr>
        <w:t xml:space="preserve">We identified </w:t>
      </w:r>
      <w:r w:rsidR="00B57DF0">
        <w:rPr>
          <w:rFonts w:eastAsiaTheme="minorEastAsia"/>
          <w:color w:val="000000" w:themeColor="text1"/>
          <w:kern w:val="2"/>
          <w14:ligatures w14:val="standardContextual"/>
        </w:rPr>
        <w:t>1,259</w:t>
      </w:r>
      <w:r w:rsidRPr="00CF07E0">
        <w:rPr>
          <w:rFonts w:eastAsiaTheme="minorEastAsia"/>
          <w:color w:val="000000" w:themeColor="text1"/>
          <w:kern w:val="2"/>
          <w14:ligatures w14:val="standardContextual"/>
        </w:rPr>
        <w:t xml:space="preserve"> finasteride </w:t>
      </w:r>
      <w:r>
        <w:rPr>
          <w:rFonts w:eastAsiaTheme="minorEastAsia"/>
          <w:color w:val="000000" w:themeColor="text1"/>
          <w:kern w:val="2"/>
          <w14:ligatures w14:val="standardContextual"/>
        </w:rPr>
        <w:t xml:space="preserve">users </w:t>
      </w:r>
      <w:r w:rsidRPr="00CF07E0">
        <w:rPr>
          <w:rFonts w:eastAsiaTheme="minorEastAsia"/>
          <w:color w:val="000000" w:themeColor="text1"/>
          <w:kern w:val="2"/>
          <w14:ligatures w14:val="standardContextual"/>
        </w:rPr>
        <w:t xml:space="preserve">and </w:t>
      </w:r>
      <w:r w:rsidR="00B57DF0">
        <w:rPr>
          <w:rFonts w:eastAsiaTheme="minorEastAsia"/>
          <w:color w:val="000000" w:themeColor="text1"/>
          <w:kern w:val="2"/>
          <w14:ligatures w14:val="standardContextual"/>
        </w:rPr>
        <w:t>580</w:t>
      </w:r>
      <w:r w:rsidRPr="00CF07E0">
        <w:rPr>
          <w:rFonts w:eastAsiaTheme="minorEastAsia"/>
          <w:color w:val="000000" w:themeColor="text1"/>
          <w:kern w:val="2"/>
          <w14:ligatures w14:val="standardContextual"/>
        </w:rPr>
        <w:t xml:space="preserve"> tamsulosin </w:t>
      </w:r>
      <w:r>
        <w:rPr>
          <w:rFonts w:eastAsiaTheme="minorEastAsia"/>
          <w:color w:val="000000" w:themeColor="text1"/>
          <w:kern w:val="2"/>
          <w14:ligatures w14:val="standardContextual"/>
        </w:rPr>
        <w:t>users among 228,</w:t>
      </w:r>
      <w:r w:rsidR="00B57DF0">
        <w:rPr>
          <w:rFonts w:eastAsiaTheme="minorEastAsia"/>
          <w:color w:val="000000" w:themeColor="text1"/>
          <w:kern w:val="2"/>
          <w14:ligatures w14:val="standardContextual"/>
        </w:rPr>
        <w:t>163</w:t>
      </w:r>
      <w:r>
        <w:rPr>
          <w:rFonts w:eastAsiaTheme="minorEastAsia"/>
          <w:color w:val="000000" w:themeColor="text1"/>
          <w:kern w:val="2"/>
          <w14:ligatures w14:val="standardContextual"/>
        </w:rPr>
        <w:t xml:space="preserve"> patients with T2DM. </w:t>
      </w:r>
      <w:r w:rsidRPr="00A95C32">
        <w:t xml:space="preserve">At baseline, the tamsulosin group had </w:t>
      </w:r>
      <w:r w:rsidR="00692272">
        <w:rPr>
          <w:rFonts w:eastAsiaTheme="minorEastAsia" w:hint="eastAsia"/>
        </w:rPr>
        <w:t xml:space="preserve">a </w:t>
      </w:r>
      <w:r w:rsidR="00B57DF0">
        <w:t>lower</w:t>
      </w:r>
      <w:r w:rsidR="00BB01A7">
        <w:t xml:space="preserve"> </w:t>
      </w:r>
      <w:r w:rsidR="00692272">
        <w:rPr>
          <w:rFonts w:eastAsiaTheme="minorEastAsia" w:hint="eastAsia"/>
        </w:rPr>
        <w:t xml:space="preserve">mean </w:t>
      </w:r>
      <w:r w:rsidR="00B57DF0">
        <w:t>CCI</w:t>
      </w:r>
      <w:r w:rsidR="00282FF5">
        <w:t xml:space="preserve"> score</w:t>
      </w:r>
      <w:r w:rsidR="00B57DF0">
        <w:t xml:space="preserve">, </w:t>
      </w:r>
      <w:r w:rsidR="00692272">
        <w:rPr>
          <w:rFonts w:eastAsiaTheme="minorEastAsia" w:hint="eastAsia"/>
        </w:rPr>
        <w:t xml:space="preserve">and </w:t>
      </w:r>
      <w:r w:rsidR="00B57DF0">
        <w:t xml:space="preserve">was more likely to use ARBs and </w:t>
      </w:r>
      <w:proofErr w:type="gramStart"/>
      <w:r w:rsidR="00B57DF0">
        <w:t>statin</w:t>
      </w:r>
      <w:proofErr w:type="gramEnd"/>
      <w:r>
        <w:t xml:space="preserve"> </w:t>
      </w:r>
      <w:r w:rsidR="00B57DF0">
        <w:t xml:space="preserve">while less likely to use </w:t>
      </w:r>
      <w:proofErr w:type="spellStart"/>
      <w:r w:rsidR="00B57DF0">
        <w:t>ACEis</w:t>
      </w:r>
      <w:proofErr w:type="spellEnd"/>
      <w:r w:rsidR="00B57DF0">
        <w:t xml:space="preserve">, </w:t>
      </w:r>
      <w:r>
        <w:t>compared with the finasteride grou</w:t>
      </w:r>
      <w:r w:rsidR="00B57DF0">
        <w:t xml:space="preserve">p </w:t>
      </w:r>
      <w:r>
        <w:t>(Table 1). After</w:t>
      </w:r>
      <w:r>
        <w:rPr>
          <w:lang w:val="vi-VN"/>
        </w:rPr>
        <w:t xml:space="preserve"> applying IPTW</w:t>
      </w:r>
      <w:r>
        <w:t xml:space="preserve">, </w:t>
      </w:r>
      <w:r w:rsidR="00B31EDC">
        <w:t xml:space="preserve">all </w:t>
      </w:r>
      <w:r w:rsidRPr="002422EE">
        <w:t xml:space="preserve">the </w:t>
      </w:r>
      <w:r w:rsidR="00C15A5C" w:rsidRPr="00A95CCB">
        <w:rPr>
          <w:color w:val="000000" w:themeColor="text1"/>
        </w:rPr>
        <w:t xml:space="preserve">absolute </w:t>
      </w:r>
      <w:r w:rsidR="00C15A5C" w:rsidRPr="00F72EB4">
        <w:rPr>
          <w:color w:val="000000" w:themeColor="text1"/>
        </w:rPr>
        <w:t>standardized difference</w:t>
      </w:r>
      <w:r w:rsidR="00C15A5C">
        <w:rPr>
          <w:color w:val="000000" w:themeColor="text1"/>
        </w:rPr>
        <w:t>s</w:t>
      </w:r>
      <w:r w:rsidR="00C15A5C" w:rsidDel="00C15A5C">
        <w:t xml:space="preserve"> </w:t>
      </w:r>
      <w:r w:rsidRPr="002422EE">
        <w:t xml:space="preserve">in covariates </w:t>
      </w:r>
      <w:r>
        <w:t>were less than 0.1</w:t>
      </w:r>
      <w:r>
        <w:rPr>
          <w:lang w:val="vi-VN"/>
        </w:rPr>
        <w:t>0</w:t>
      </w:r>
      <w:r w:rsidRPr="002422EE">
        <w:t>.</w:t>
      </w:r>
    </w:p>
    <w:p w14:paraId="4681FD88" w14:textId="4D0252DD" w:rsidR="001731E1" w:rsidRDefault="001731E1" w:rsidP="009F39C7">
      <w:pPr>
        <w:spacing w:line="480" w:lineRule="auto"/>
      </w:pPr>
    </w:p>
    <w:p w14:paraId="384041E7" w14:textId="471F7F78" w:rsidR="008903C3" w:rsidRPr="00261253" w:rsidRDefault="00807152" w:rsidP="00A867FE">
      <w:pPr>
        <w:keepNext/>
        <w:spacing w:line="480" w:lineRule="auto"/>
      </w:pPr>
      <w:r>
        <w:rPr>
          <w:b/>
          <w:bCs/>
        </w:rPr>
        <w:t xml:space="preserve">Risk of </w:t>
      </w:r>
      <w:r w:rsidR="00B31EDC">
        <w:rPr>
          <w:b/>
          <w:bCs/>
        </w:rPr>
        <w:t xml:space="preserve">poor glycemic control </w:t>
      </w:r>
      <w:r>
        <w:rPr>
          <w:b/>
          <w:bCs/>
        </w:rPr>
        <w:t>in tamsulosin versus finasteride users</w:t>
      </w:r>
    </w:p>
    <w:p w14:paraId="4506C814" w14:textId="47CD1A7A" w:rsidR="00550FDE" w:rsidRPr="00E3508B" w:rsidRDefault="00550FDE" w:rsidP="00550FDE">
      <w:pPr>
        <w:spacing w:line="480" w:lineRule="auto"/>
      </w:pPr>
      <w:r w:rsidRPr="00284ECC">
        <w:t xml:space="preserve">During </w:t>
      </w:r>
      <w:r w:rsidR="00244674">
        <w:t xml:space="preserve">a median </w:t>
      </w:r>
      <w:r w:rsidRPr="00284ECC">
        <w:t>follow-up of</w:t>
      </w:r>
      <w:r w:rsidR="00244674">
        <w:t xml:space="preserve"> 2.44</w:t>
      </w:r>
      <w:r w:rsidRPr="00284ECC">
        <w:t xml:space="preserve"> years for finasteride users and </w:t>
      </w:r>
      <w:r w:rsidR="00244674">
        <w:t>1.61</w:t>
      </w:r>
      <w:r w:rsidRPr="00284ECC">
        <w:t xml:space="preserve"> years for tamsulosin users, we noted </w:t>
      </w:r>
      <w:r w:rsidR="00E31BBD">
        <w:t xml:space="preserve">221 </w:t>
      </w:r>
      <w:r w:rsidRPr="00284ECC">
        <w:t>new insulin prescriptions (</w:t>
      </w:r>
      <w:r w:rsidR="00E31BBD">
        <w:t>154</w:t>
      </w:r>
      <w:r w:rsidRPr="00284ECC">
        <w:t xml:space="preserve"> finasteride</w:t>
      </w:r>
      <w:r w:rsidR="00E97226">
        <w:rPr>
          <w:rFonts w:eastAsiaTheme="minorEastAsia" w:hint="eastAsia"/>
        </w:rPr>
        <w:t xml:space="preserve"> users and</w:t>
      </w:r>
      <w:r w:rsidRPr="00284ECC">
        <w:t xml:space="preserve"> </w:t>
      </w:r>
      <w:r>
        <w:rPr>
          <w:lang w:val="vi-VN"/>
        </w:rPr>
        <w:t>67</w:t>
      </w:r>
      <w:r w:rsidRPr="00284ECC">
        <w:t xml:space="preserve"> tamsulosin</w:t>
      </w:r>
      <w:r w:rsidR="00E97226">
        <w:rPr>
          <w:rFonts w:eastAsiaTheme="minorEastAsia" w:hint="eastAsia"/>
        </w:rPr>
        <w:t xml:space="preserve"> users</w:t>
      </w:r>
      <w:r w:rsidRPr="00284ECC">
        <w:t xml:space="preserve">). </w:t>
      </w:r>
      <w:r>
        <w:t xml:space="preserve">The incidence rates were </w:t>
      </w:r>
      <w:r w:rsidR="00ED3765">
        <w:t>564</w:t>
      </w:r>
      <w:r>
        <w:t xml:space="preserve"> per 10,000 person-years (95% CI, </w:t>
      </w:r>
      <w:r w:rsidR="00ED3765">
        <w:t>429</w:t>
      </w:r>
      <w:r>
        <w:rPr>
          <w:lang w:val="vi-VN"/>
        </w:rPr>
        <w:t>–</w:t>
      </w:r>
      <w:r w:rsidR="00ED3765">
        <w:t>700</w:t>
      </w:r>
      <w:r>
        <w:t xml:space="preserve">) and </w:t>
      </w:r>
      <w:r w:rsidR="00ED3765">
        <w:t xml:space="preserve">409 </w:t>
      </w:r>
      <w:r>
        <w:t xml:space="preserve">per 10,000 person-years (95% CI, </w:t>
      </w:r>
      <w:r w:rsidR="00ED3765">
        <w:t>344</w:t>
      </w:r>
      <w:r w:rsidR="00EF612A">
        <w:rPr>
          <w:lang w:val="vi-VN"/>
        </w:rPr>
        <w:t>–</w:t>
      </w:r>
      <w:r w:rsidR="00ED3765">
        <w:t>474</w:t>
      </w:r>
      <w:r>
        <w:t xml:space="preserve">) </w:t>
      </w:r>
      <w:r w:rsidR="00E97226">
        <w:rPr>
          <w:rFonts w:eastAsiaTheme="minorEastAsia" w:hint="eastAsia"/>
        </w:rPr>
        <w:t>in tamsulosin users and finasteride users, respectively</w:t>
      </w:r>
      <w:r>
        <w:t xml:space="preserve"> (Table 2). </w:t>
      </w:r>
      <w:r w:rsidRPr="00857E3C">
        <w:rPr>
          <w:color w:val="000000" w:themeColor="text1"/>
        </w:rPr>
        <w:t xml:space="preserve">The </w:t>
      </w:r>
      <w:r w:rsidR="005C022A" w:rsidRPr="00857E3C">
        <w:rPr>
          <w:color w:val="000000" w:themeColor="text1"/>
        </w:rPr>
        <w:t>free-insulin prescription probability</w:t>
      </w:r>
      <w:r w:rsidRPr="00857E3C">
        <w:rPr>
          <w:color w:val="000000" w:themeColor="text1"/>
        </w:rPr>
        <w:t xml:space="preserve"> was </w:t>
      </w:r>
      <w:r w:rsidR="005C022A" w:rsidRPr="00857E3C">
        <w:rPr>
          <w:color w:val="000000" w:themeColor="text1"/>
        </w:rPr>
        <w:t xml:space="preserve">lower </w:t>
      </w:r>
      <w:r w:rsidRPr="00857E3C">
        <w:rPr>
          <w:color w:val="000000" w:themeColor="text1"/>
        </w:rPr>
        <w:t>in the tamsulosin cohort compared with the finasteride cohort (p</w:t>
      </w:r>
      <w:r w:rsidR="004C4DE8" w:rsidRPr="00857E3C">
        <w:rPr>
          <w:color w:val="000000" w:themeColor="text1"/>
        </w:rPr>
        <w:t xml:space="preserve"> </w:t>
      </w:r>
      <w:r w:rsidRPr="00857E3C">
        <w:rPr>
          <w:color w:val="000000" w:themeColor="text1"/>
        </w:rPr>
        <w:t>=</w:t>
      </w:r>
      <w:r w:rsidR="004C4DE8" w:rsidRPr="00857E3C">
        <w:rPr>
          <w:color w:val="000000" w:themeColor="text1"/>
        </w:rPr>
        <w:t xml:space="preserve"> </w:t>
      </w:r>
      <w:r w:rsidRPr="00857E3C">
        <w:rPr>
          <w:color w:val="000000" w:themeColor="text1"/>
        </w:rPr>
        <w:t>0.0</w:t>
      </w:r>
      <w:r w:rsidR="00ED3765" w:rsidRPr="00857E3C">
        <w:rPr>
          <w:color w:val="000000" w:themeColor="text1"/>
        </w:rPr>
        <w:t>68</w:t>
      </w:r>
      <w:r w:rsidRPr="00857E3C">
        <w:rPr>
          <w:color w:val="000000" w:themeColor="text1"/>
        </w:rPr>
        <w:t xml:space="preserve"> from the log-rank test). </w:t>
      </w:r>
      <w:r>
        <w:t xml:space="preserve">The curve showed a rapid divergence after treatment initiation (Figure 2). Tamsulosin users had a higher insulin prescription </w:t>
      </w:r>
      <w:r w:rsidR="00EE4361">
        <w:t xml:space="preserve">rate </w:t>
      </w:r>
      <w:r>
        <w:t>compared with finasteride users, although this increased risk was not statistically significant (adjusted HR, 1.2</w:t>
      </w:r>
      <w:r w:rsidR="00ED3765">
        <w:t>3</w:t>
      </w:r>
      <w:r>
        <w:t>; 95% CI, 0.9</w:t>
      </w:r>
      <w:r w:rsidR="00ED3765">
        <w:t>2</w:t>
      </w:r>
      <w:r>
        <w:rPr>
          <w:lang w:val="vi-VN"/>
        </w:rPr>
        <w:t>–</w:t>
      </w:r>
      <w:r>
        <w:t>1.6</w:t>
      </w:r>
      <w:r w:rsidR="00ED3765">
        <w:t>6</w:t>
      </w:r>
      <w:r>
        <w:t>). After IPTW, a similar risk of receiving an insulin prescription was observed in tamsulosin users versus finasteride users (weighted HR, 1.2</w:t>
      </w:r>
      <w:r w:rsidR="00ED3765">
        <w:t>7</w:t>
      </w:r>
      <w:r>
        <w:t>; 95% CI, 0.9</w:t>
      </w:r>
      <w:r w:rsidR="00ED3765">
        <w:t>5</w:t>
      </w:r>
      <w:r>
        <w:rPr>
          <w:lang w:val="vi-VN"/>
        </w:rPr>
        <w:t>–</w:t>
      </w:r>
      <w:r>
        <w:t>1.7</w:t>
      </w:r>
      <w:r w:rsidR="00ED3765">
        <w:t>2</w:t>
      </w:r>
      <w:r>
        <w:t>).</w:t>
      </w:r>
    </w:p>
    <w:p w14:paraId="55114A4F" w14:textId="77777777" w:rsidR="00CE42AA" w:rsidRDefault="00CE42AA">
      <w:pPr>
        <w:rPr>
          <w:b/>
        </w:rPr>
      </w:pPr>
      <w:r>
        <w:rPr>
          <w:b/>
        </w:rPr>
        <w:br w:type="page"/>
      </w:r>
    </w:p>
    <w:p w14:paraId="27B5142E" w14:textId="46D784DF" w:rsidR="00A70183" w:rsidRPr="00A70183" w:rsidRDefault="00A70183" w:rsidP="00B1758C">
      <w:pPr>
        <w:spacing w:line="480" w:lineRule="auto"/>
        <w:rPr>
          <w:b/>
        </w:rPr>
      </w:pPr>
      <w:r w:rsidRPr="00A70183">
        <w:rPr>
          <w:b/>
        </w:rPr>
        <w:lastRenderedPageBreak/>
        <w:t>Sensitivity analyses</w:t>
      </w:r>
    </w:p>
    <w:p w14:paraId="6A0F9A1F" w14:textId="13E7E0F0" w:rsidR="00E0250F" w:rsidRPr="00FA0E46" w:rsidRDefault="00E0250F" w:rsidP="00FA0E46">
      <w:pPr>
        <w:spacing w:before="240" w:line="480" w:lineRule="auto"/>
        <w:rPr>
          <w:color w:val="000000" w:themeColor="text1"/>
        </w:rPr>
      </w:pPr>
      <w:r>
        <w:t>With each successive application of lag periods, the risk of receiving an insulin prescription associated with tamsulosin monotherapy versus finasteride monotherapy gradually decreased. In weighted populations, the risks of receiving an insulin prescription were 2</w:t>
      </w:r>
      <w:r w:rsidR="002E5694">
        <w:t>4</w:t>
      </w:r>
      <w:r>
        <w:t>%, 2</w:t>
      </w:r>
      <w:r w:rsidR="002E5694">
        <w:t>6</w:t>
      </w:r>
      <w:r>
        <w:t>%, 2</w:t>
      </w:r>
      <w:r w:rsidR="002E5694">
        <w:t>3</w:t>
      </w:r>
      <w:r>
        <w:t>%, and 1</w:t>
      </w:r>
      <w:r w:rsidR="002E5694">
        <w:t>5</w:t>
      </w:r>
      <w:r>
        <w:t xml:space="preserve">% higher in tamsulosin users compared with finasteride users when applying 3-, 6-, 9-, and 12-month lag periods, respectively (Table </w:t>
      </w:r>
      <w:r w:rsidR="008B51DF">
        <w:t>S</w:t>
      </w:r>
      <w:r>
        <w:t>1). The risks were not statistically significant. In the CCI-stratified analyses, the insulin prescription risks associated with tamsulosin monotherapy versus finasteride monotherapy were elevated by 34% and 2</w:t>
      </w:r>
      <w:r w:rsidR="00461B0D">
        <w:t>0</w:t>
      </w:r>
      <w:r>
        <w:t>% for the low</w:t>
      </w:r>
      <w:r w:rsidR="00865300">
        <w:t>er</w:t>
      </w:r>
      <w:r>
        <w:t xml:space="preserve"> stratum and high</w:t>
      </w:r>
      <w:r w:rsidR="00865300">
        <w:t>er</w:t>
      </w:r>
      <w:r>
        <w:t xml:space="preserve"> stratum, respectively</w:t>
      </w:r>
      <w:r w:rsidR="00C261C6">
        <w:t xml:space="preserve"> </w:t>
      </w:r>
      <w:r>
        <w:t>(Figure 3</w:t>
      </w:r>
      <w:r w:rsidR="008B51DF">
        <w:t>;</w:t>
      </w:r>
      <w:r>
        <w:t xml:space="preserve"> Table </w:t>
      </w:r>
      <w:r w:rsidR="008B51DF">
        <w:t>S</w:t>
      </w:r>
      <w:r>
        <w:t>2).</w:t>
      </w:r>
      <w:r w:rsidR="00C261C6">
        <w:t xml:space="preserve"> </w:t>
      </w:r>
    </w:p>
    <w:p w14:paraId="18FD6905" w14:textId="77777777" w:rsidR="007041FD" w:rsidRDefault="007041FD">
      <w:pPr>
        <w:rPr>
          <w:b/>
          <w:bCs/>
        </w:rPr>
      </w:pPr>
      <w:r>
        <w:rPr>
          <w:b/>
          <w:bCs/>
        </w:rPr>
        <w:br w:type="page"/>
      </w:r>
    </w:p>
    <w:p w14:paraId="3A726381" w14:textId="77777777" w:rsidR="007E6F4A" w:rsidRPr="00261253" w:rsidRDefault="007E6F4A" w:rsidP="007E6F4A">
      <w:pPr>
        <w:spacing w:line="480" w:lineRule="auto"/>
      </w:pPr>
      <w:r w:rsidRPr="00A95C32">
        <w:rPr>
          <w:b/>
          <w:bCs/>
        </w:rPr>
        <w:lastRenderedPageBreak/>
        <w:t>DISCUSSION</w:t>
      </w:r>
    </w:p>
    <w:p w14:paraId="51600C13" w14:textId="065993DF" w:rsidR="007E6F4A" w:rsidRDefault="00B01137" w:rsidP="00F34148">
      <w:pPr>
        <w:spacing w:line="480" w:lineRule="auto"/>
        <w:rPr>
          <w:bCs/>
        </w:rPr>
      </w:pPr>
      <w:r w:rsidRPr="00B01137">
        <w:rPr>
          <w:rFonts w:eastAsiaTheme="minorEastAsia"/>
        </w:rPr>
        <w:t xml:space="preserve">This nationwide population-based cohort study </w:t>
      </w:r>
      <w:r>
        <w:rPr>
          <w:rFonts w:eastAsiaTheme="minorEastAsia"/>
        </w:rPr>
        <w:t>estimated</w:t>
      </w:r>
      <w:r>
        <w:rPr>
          <w:rFonts w:eastAsiaTheme="minorEastAsia" w:hint="eastAsia"/>
        </w:rPr>
        <w:t xml:space="preserve"> the risk of </w:t>
      </w:r>
      <w:r w:rsidR="00074820">
        <w:rPr>
          <w:rFonts w:eastAsiaTheme="minorEastAsia" w:hint="eastAsia"/>
        </w:rPr>
        <w:t xml:space="preserve">insulin </w:t>
      </w:r>
      <w:r w:rsidR="00086723">
        <w:rPr>
          <w:rFonts w:eastAsiaTheme="minorEastAsia" w:hint="eastAsia"/>
        </w:rPr>
        <w:t>prescription</w:t>
      </w:r>
      <w:r w:rsidR="00074820">
        <w:rPr>
          <w:rFonts w:eastAsiaTheme="minorEastAsia" w:hint="eastAsia"/>
        </w:rPr>
        <w:t xml:space="preserve"> (as a proxy for </w:t>
      </w:r>
      <w:r w:rsidRPr="00B01137">
        <w:rPr>
          <w:rFonts w:eastAsiaTheme="minorEastAsia"/>
        </w:rPr>
        <w:t>poor glycemic control</w:t>
      </w:r>
      <w:r w:rsidR="00074820">
        <w:rPr>
          <w:rFonts w:eastAsiaTheme="minorEastAsia" w:hint="eastAsia"/>
        </w:rPr>
        <w:t>)</w:t>
      </w:r>
      <w:r w:rsidRPr="00B01137">
        <w:rPr>
          <w:rFonts w:eastAsiaTheme="minorEastAsia"/>
        </w:rPr>
        <w:t xml:space="preserve"> </w:t>
      </w:r>
      <w:r>
        <w:rPr>
          <w:rFonts w:eastAsiaTheme="minorEastAsia" w:hint="eastAsia"/>
        </w:rPr>
        <w:t>in tamsulosin users compared with</w:t>
      </w:r>
      <w:r w:rsidRPr="00B01137">
        <w:rPr>
          <w:rFonts w:eastAsiaTheme="minorEastAsia"/>
        </w:rPr>
        <w:t xml:space="preserve"> finasteride users </w:t>
      </w:r>
      <w:r>
        <w:rPr>
          <w:rFonts w:eastAsiaTheme="minorEastAsia" w:hint="eastAsia"/>
        </w:rPr>
        <w:t xml:space="preserve">among individuals </w:t>
      </w:r>
      <w:r w:rsidRPr="00B01137">
        <w:rPr>
          <w:rFonts w:eastAsiaTheme="minorEastAsia"/>
        </w:rPr>
        <w:t>with T2DM.</w:t>
      </w:r>
      <w:r>
        <w:rPr>
          <w:rFonts w:eastAsiaTheme="minorEastAsia" w:hint="eastAsia"/>
        </w:rPr>
        <w:t xml:space="preserve"> </w:t>
      </w:r>
      <w:r w:rsidR="003C090B">
        <w:rPr>
          <w:rFonts w:eastAsiaTheme="minorEastAsia" w:hint="eastAsia"/>
        </w:rPr>
        <w:t>While</w:t>
      </w:r>
      <w:r w:rsidR="00764675">
        <w:t xml:space="preserve"> </w:t>
      </w:r>
      <w:r w:rsidR="003C090B">
        <w:rPr>
          <w:rFonts w:eastAsiaTheme="minorEastAsia" w:hint="eastAsia"/>
        </w:rPr>
        <w:t>there are</w:t>
      </w:r>
      <w:r w:rsidR="003C090B">
        <w:t xml:space="preserve"> </w:t>
      </w:r>
      <w:r w:rsidR="00764675">
        <w:t xml:space="preserve">controversies surrounding </w:t>
      </w:r>
      <w:r w:rsidR="00D217D5">
        <w:rPr>
          <w:rFonts w:eastAsiaTheme="minorEastAsia" w:hint="eastAsia"/>
        </w:rPr>
        <w:t xml:space="preserve">the relationship between </w:t>
      </w:r>
      <w:r w:rsidR="00764675">
        <w:t>5-AR</w:t>
      </w:r>
      <w:r w:rsidR="003C090B">
        <w:rPr>
          <w:rFonts w:eastAsiaTheme="minorEastAsia" w:hint="eastAsia"/>
        </w:rPr>
        <w:t>i</w:t>
      </w:r>
      <w:r w:rsidR="00764675">
        <w:t xml:space="preserve">s </w:t>
      </w:r>
      <w:r w:rsidR="005240FC">
        <w:t>and the heightened risk of T2DM</w:t>
      </w:r>
      <w:r w:rsidR="003C090B">
        <w:rPr>
          <w:rFonts w:eastAsiaTheme="minorEastAsia" w:hint="eastAsia"/>
        </w:rPr>
        <w:t>,</w:t>
      </w:r>
      <w:r w:rsidR="00894CAF">
        <w:t xml:space="preserve"> </w:t>
      </w:r>
      <w:r w:rsidR="003C090B">
        <w:rPr>
          <w:rFonts w:eastAsiaTheme="minorEastAsia" w:hint="eastAsia"/>
          <w:bCs/>
        </w:rPr>
        <w:t>o</w:t>
      </w:r>
      <w:r w:rsidR="00C353D3">
        <w:rPr>
          <w:bCs/>
        </w:rPr>
        <w:t xml:space="preserve">ur study adds to current evidence on the effect of BPH medication on glycemic control in patients with T2DM. </w:t>
      </w:r>
      <w:r w:rsidR="00B550AA">
        <w:rPr>
          <w:rFonts w:eastAsiaTheme="minorEastAsia" w:hint="eastAsia"/>
          <w:bCs/>
        </w:rPr>
        <w:t xml:space="preserve">In our </w:t>
      </w:r>
      <w:r w:rsidR="00F34148">
        <w:rPr>
          <w:rFonts w:eastAsiaTheme="minorEastAsia" w:hint="eastAsia"/>
          <w:bCs/>
        </w:rPr>
        <w:t xml:space="preserve">main analysis, </w:t>
      </w:r>
      <w:r w:rsidR="00CE7115" w:rsidRPr="006B7099">
        <w:rPr>
          <w:bCs/>
        </w:rPr>
        <w:t xml:space="preserve">tamsulosin users </w:t>
      </w:r>
      <w:r w:rsidR="00CE7115">
        <w:rPr>
          <w:rFonts w:eastAsiaTheme="minorEastAsia" w:hint="eastAsia"/>
          <w:bCs/>
        </w:rPr>
        <w:t>were at</w:t>
      </w:r>
      <w:r w:rsidR="00CE7115">
        <w:rPr>
          <w:bCs/>
        </w:rPr>
        <w:t xml:space="preserve"> a higher </w:t>
      </w:r>
      <w:r w:rsidR="00CE7115" w:rsidRPr="00FA1025">
        <w:rPr>
          <w:rFonts w:hint="eastAsia"/>
          <w:bCs/>
        </w:rPr>
        <w:t xml:space="preserve">risk of </w:t>
      </w:r>
      <w:r w:rsidR="00CE7115" w:rsidRPr="006B7099">
        <w:rPr>
          <w:bCs/>
        </w:rPr>
        <w:t>poor glycemic control compared with finasteride users</w:t>
      </w:r>
      <w:r w:rsidR="00CE7115">
        <w:t xml:space="preserve"> (</w:t>
      </w:r>
      <w:r w:rsidR="00AF107D">
        <w:rPr>
          <w:rFonts w:eastAsiaTheme="minorEastAsia" w:hint="eastAsia"/>
        </w:rPr>
        <w:t>HR=</w:t>
      </w:r>
      <w:r w:rsidR="00CE7115">
        <w:t>1.2</w:t>
      </w:r>
      <w:r w:rsidR="004230B2">
        <w:rPr>
          <w:rFonts w:eastAsiaTheme="minorEastAsia" w:hint="eastAsia"/>
        </w:rPr>
        <w:t>3</w:t>
      </w:r>
      <w:r w:rsidR="00CE7115">
        <w:t>)</w:t>
      </w:r>
      <w:r w:rsidR="00CE7115">
        <w:rPr>
          <w:rFonts w:eastAsiaTheme="minorEastAsia" w:hint="eastAsia"/>
          <w:bCs/>
        </w:rPr>
        <w:t xml:space="preserve">, but this risk did not reach statistical significance. </w:t>
      </w:r>
      <w:r w:rsidR="007E6F4A">
        <w:t>Additional</w:t>
      </w:r>
      <w:r w:rsidR="007E6F4A">
        <w:rPr>
          <w:lang w:val="vi-VN"/>
        </w:rPr>
        <w:t xml:space="preserve"> </w:t>
      </w:r>
      <w:r w:rsidR="007E6F4A">
        <w:t>analyses addressing indication bias (IPTW using propensity score</w:t>
      </w:r>
      <w:r w:rsidR="00DD16F6">
        <w:t>s</w:t>
      </w:r>
      <w:r w:rsidR="007E6F4A">
        <w:t>)</w:t>
      </w:r>
      <w:r w:rsidR="009E75C4">
        <w:rPr>
          <w:rFonts w:eastAsiaTheme="minorEastAsia" w:hint="eastAsia"/>
        </w:rPr>
        <w:t xml:space="preserve"> and</w:t>
      </w:r>
      <w:r w:rsidR="0052525E">
        <w:t xml:space="preserve"> </w:t>
      </w:r>
      <w:r w:rsidR="007E6F4A">
        <w:t>protopathic bias (applying lag periods at 3-month interval</w:t>
      </w:r>
      <w:r w:rsidR="00DD16F6">
        <w:t>s</w:t>
      </w:r>
      <w:r w:rsidR="007E6F4A">
        <w:t xml:space="preserve">, ranging from 3 to 12 months) demonstrated similar </w:t>
      </w:r>
      <w:r w:rsidR="000D1185">
        <w:rPr>
          <w:rFonts w:eastAsiaTheme="minorEastAsia" w:hint="eastAsia"/>
        </w:rPr>
        <w:t>risks</w:t>
      </w:r>
      <w:r w:rsidR="007E6F4A">
        <w:t>.</w:t>
      </w:r>
    </w:p>
    <w:p w14:paraId="4F423830" w14:textId="77777777" w:rsidR="007E6F4A" w:rsidRPr="007E6F4A" w:rsidRDefault="007E6F4A">
      <w:pPr>
        <w:spacing w:line="480" w:lineRule="auto"/>
      </w:pPr>
    </w:p>
    <w:p w14:paraId="0E583815" w14:textId="01A181D1" w:rsidR="00685372" w:rsidRDefault="004C0F75" w:rsidP="00A95C32">
      <w:pPr>
        <w:spacing w:line="480" w:lineRule="auto"/>
      </w:pPr>
      <w:r w:rsidRPr="00857E3C">
        <w:rPr>
          <w:color w:val="000000" w:themeColor="text1"/>
        </w:rPr>
        <w:t xml:space="preserve">Considered alongside </w:t>
      </w:r>
      <w:r w:rsidR="009735F5" w:rsidRPr="00857E3C">
        <w:rPr>
          <w:color w:val="000000" w:themeColor="text1"/>
        </w:rPr>
        <w:t xml:space="preserve">the </w:t>
      </w:r>
      <w:r w:rsidR="004606F6" w:rsidRPr="00857E3C">
        <w:rPr>
          <w:color w:val="000000" w:themeColor="text1"/>
        </w:rPr>
        <w:t>previous</w:t>
      </w:r>
      <w:r w:rsidR="009735F5" w:rsidRPr="00857E3C">
        <w:rPr>
          <w:color w:val="000000" w:themeColor="text1"/>
        </w:rPr>
        <w:t xml:space="preserve"> findings, </w:t>
      </w:r>
      <w:r w:rsidRPr="00857E3C">
        <w:rPr>
          <w:color w:val="000000" w:themeColor="text1"/>
        </w:rPr>
        <w:t>our results</w:t>
      </w:r>
      <w:r w:rsidR="00EC1492" w:rsidRPr="00857E3C">
        <w:rPr>
          <w:color w:val="000000" w:themeColor="text1"/>
        </w:rPr>
        <w:t xml:space="preserve"> </w:t>
      </w:r>
      <w:r w:rsidR="00085977" w:rsidRPr="00857E3C">
        <w:rPr>
          <w:color w:val="000000" w:themeColor="text1"/>
        </w:rPr>
        <w:t>suggest</w:t>
      </w:r>
      <w:r w:rsidR="00EC1492" w:rsidRPr="00857E3C">
        <w:rPr>
          <w:color w:val="000000" w:themeColor="text1"/>
        </w:rPr>
        <w:t xml:space="preserve"> the effect of</w:t>
      </w:r>
      <w:r w:rsidR="00864A7B" w:rsidRPr="00857E3C">
        <w:rPr>
          <w:color w:val="000000" w:themeColor="text1"/>
        </w:rPr>
        <w:t xml:space="preserve"> BPH medication</w:t>
      </w:r>
      <w:r w:rsidR="00C11671" w:rsidRPr="00857E3C">
        <w:rPr>
          <w:color w:val="000000" w:themeColor="text1"/>
        </w:rPr>
        <w:t>s</w:t>
      </w:r>
      <w:r w:rsidR="00864A7B" w:rsidRPr="00857E3C">
        <w:rPr>
          <w:color w:val="000000" w:themeColor="text1"/>
        </w:rPr>
        <w:t xml:space="preserve"> </w:t>
      </w:r>
      <w:r w:rsidR="00EC1492" w:rsidRPr="00857E3C">
        <w:rPr>
          <w:color w:val="000000" w:themeColor="text1"/>
        </w:rPr>
        <w:t>on</w:t>
      </w:r>
      <w:r w:rsidR="00864A7B" w:rsidRPr="00857E3C">
        <w:rPr>
          <w:color w:val="000000" w:themeColor="text1"/>
        </w:rPr>
        <w:t xml:space="preserve"> glycemic control </w:t>
      </w:r>
      <w:r w:rsidR="006C2A42" w:rsidRPr="00857E3C">
        <w:rPr>
          <w:color w:val="000000" w:themeColor="text1"/>
        </w:rPr>
        <w:t>may</w:t>
      </w:r>
      <w:r w:rsidR="002F56A0" w:rsidRPr="00857E3C">
        <w:rPr>
          <w:color w:val="000000" w:themeColor="text1"/>
        </w:rPr>
        <w:t xml:space="preserve"> be </w:t>
      </w:r>
      <w:r w:rsidR="007B4A22" w:rsidRPr="00857E3C">
        <w:rPr>
          <w:color w:val="000000" w:themeColor="text1"/>
        </w:rPr>
        <w:t>dynamic</w:t>
      </w:r>
      <w:r w:rsidR="00C42BC8" w:rsidRPr="00857E3C">
        <w:rPr>
          <w:color w:val="000000" w:themeColor="text1"/>
        </w:rPr>
        <w:t xml:space="preserve"> with various pathways</w:t>
      </w:r>
      <w:r w:rsidR="002F56A0" w:rsidRPr="00857E3C">
        <w:rPr>
          <w:color w:val="000000" w:themeColor="text1"/>
        </w:rPr>
        <w:t>.</w:t>
      </w:r>
      <w:r w:rsidR="000A1512" w:rsidRPr="00857E3C">
        <w:rPr>
          <w:color w:val="000000" w:themeColor="text1"/>
        </w:rPr>
        <w:t xml:space="preserve"> </w:t>
      </w:r>
      <w:r w:rsidRPr="00857E3C">
        <w:rPr>
          <w:color w:val="000000" w:themeColor="text1"/>
        </w:rPr>
        <w:t xml:space="preserve">Although </w:t>
      </w:r>
      <w:r w:rsidR="000C48FF" w:rsidRPr="00857E3C">
        <w:rPr>
          <w:color w:val="000000" w:themeColor="text1"/>
        </w:rPr>
        <w:t xml:space="preserve">earlier </w:t>
      </w:r>
      <w:r w:rsidR="002F56A0">
        <w:t>studies have not unequivocally established the causality between 5-ARi</w:t>
      </w:r>
      <w:r>
        <w:t>s</w:t>
      </w:r>
      <w:r w:rsidR="002F56A0">
        <w:t xml:space="preserve"> and worsening glycemic control</w:t>
      </w:r>
      <w:r w:rsidR="000C48FF">
        <w:t xml:space="preserve"> (leading to the development of T2DM)</w:t>
      </w:r>
      <w:r w:rsidR="002F56A0">
        <w:t>, a considerable body of evidence suggests</w:t>
      </w:r>
      <w:r w:rsidR="007359EC">
        <w:t xml:space="preserve"> </w:t>
      </w:r>
      <w:r w:rsidR="000C48FF">
        <w:t xml:space="preserve">use of </w:t>
      </w:r>
      <w:r w:rsidR="002C4971">
        <w:t>5-</w:t>
      </w:r>
      <w:r w:rsidR="00E13874">
        <w:t>ARi</w:t>
      </w:r>
      <w:r>
        <w:t>s</w:t>
      </w:r>
      <w:r w:rsidR="002C4971">
        <w:t xml:space="preserve"> </w:t>
      </w:r>
      <w:r w:rsidR="000A09EA">
        <w:t xml:space="preserve">may </w:t>
      </w:r>
      <w:r w:rsidR="002C4971">
        <w:t xml:space="preserve">reduce insulin sensitivity </w:t>
      </w:r>
      <w:r>
        <w:t xml:space="preserve">in non-diabetic individuals </w:t>
      </w:r>
      <w:r w:rsidR="002C4971">
        <w:t xml:space="preserve">via </w:t>
      </w:r>
      <w:proofErr w:type="spellStart"/>
      <w:r w:rsidR="000C48FF">
        <w:t>steatot</w:t>
      </w:r>
      <w:r>
        <w:t>i</w:t>
      </w:r>
      <w:r w:rsidR="000C48FF">
        <w:t>c</w:t>
      </w:r>
      <w:proofErr w:type="spellEnd"/>
      <w:r w:rsidR="000C48FF">
        <w:t xml:space="preserve"> </w:t>
      </w:r>
      <w:r w:rsidR="002C4971">
        <w:t xml:space="preserve">liver </w:t>
      </w:r>
      <w:r w:rsidR="000C48FF">
        <w:t>disease</w:t>
      </w:r>
      <w:r w:rsidR="00ED5BD6">
        <w:t xml:space="preserve"> </w:t>
      </w:r>
      <w:r w:rsidR="00ED5BD6">
        <w:fldChar w:fldCharType="begin"/>
      </w:r>
      <w:r w:rsidR="008F67EB">
        <w:instrText xml:space="preserve"> ADDIN ZOTERO_ITEM CSL_CITATION {"citationID":"CQjhaYBg","properties":{"formattedCitation":"[8\\uc0\\u8211{}10,15]","plainCitation":"[8–10,15]","noteIndex":0},"citationItems":[{"id":366,"uris":["http://zotero.org/groups/5341101/items/8UQVEHNJ"],"itemData":{"id":366,"type":"article-journal","abstract":"5α-Reductase type 1 (5αR1) catalyses A-ring reduction of androgens and glucocorticoids in liver, potentially influencing hepatic manifestations of the metabolic syndrome. Male mice, homozygous for a disrupted 5αR1 allele (5αR1 knockout [KO] mice), were studied after metabolic (high-fat diet) and fibrotic (carbon tetrachloride [CCl4]) challenge. The effect of the 5α-reductase inhibitor finasteride on metabolism was investigated in male obese Zucker rats. While eating a high-fat diet, male 5αR1-KO mice demonstrated greater mean weight gain (21.6 ± 1.4 vs 16.2 ± 2.4 g), hyperinsulinemia (insulin area under the curve during glucose tolerance test 609 ± 103 vs. 313 ± 66 ng </w:instrText>
      </w:r>
      <w:r w:rsidR="008F67EB">
        <w:rPr>
          <w:rFonts w:ascii="Cambria Math" w:hAnsi="Cambria Math" w:cs="Cambria Math"/>
        </w:rPr>
        <w:instrText>⋅</w:instrText>
      </w:r>
      <w:r w:rsidR="008F67EB">
        <w:instrText xml:space="preserve"> mL(-1) </w:instrText>
      </w:r>
      <w:r w:rsidR="008F67EB">
        <w:rPr>
          <w:rFonts w:ascii="Cambria Math" w:hAnsi="Cambria Math" w:cs="Cambria Math"/>
        </w:rPr>
        <w:instrText>⋅</w:instrText>
      </w:r>
      <w:r w:rsidR="008F67EB">
        <w:instrText xml:space="preserve"> min), and hepatic steatosis (liver triglycerides 136.1 ± 17.0 vs. 89.3 ± 12.1 μmol </w:instrText>
      </w:r>
      <w:r w:rsidR="008F67EB">
        <w:rPr>
          <w:rFonts w:ascii="Cambria Math" w:hAnsi="Cambria Math" w:cs="Cambria Math"/>
        </w:rPr>
        <w:instrText>⋅</w:instrText>
      </w:r>
      <w:r w:rsidR="008F67EB">
        <w:instrText xml:space="preserve"> g(-1)). mRNA transcript profiles in liver were consistent with decreased fatty acid β-oxidation and increased triglyceride storage. 5αR1-KO male mice were more susceptible to fibrosis after CCl4 administration (37% increase in collagen staining). The nonselective 5α-reductase inhibitor finasteride induced hyperinsulinemia and hepatic steatosis (10.6 ± 1.2 vs. 7.0 ± 1.0 μmol </w:instrText>
      </w:r>
      <w:r w:rsidR="008F67EB">
        <w:rPr>
          <w:rFonts w:ascii="Cambria Math" w:hAnsi="Cambria Math" w:cs="Cambria Math"/>
        </w:rPr>
        <w:instrText>⋅</w:instrText>
      </w:r>
      <w:r w:rsidR="008F67EB">
        <w:instrText xml:space="preserve"> g(-1)) in obese male Zucker rats, both intact and castrated. 5αR1 deficiency induces insulin resistance and hepatic steatosis, consistent with the intrahepatic accumulation of glucocorticoids, and predisposes to hepatic fibrosis. Hepatic steatosis is independent of androgens in rats. Variations in 5αR1 activity in obesity and with nonselective 5α-reductase inhibition in men with prostate disease may have important consequences for the onset and progression of metabolic liver disease.","container-title":"Diabetes","DOI":"10.2337/db14-0249","ISSN":"1939-327X","issue":"2","journalAbbreviation":"Diabetes","language":"eng","note":"PMID: 25239636","page":"447-458","source":"PubMed","title":"5α-Reductase type 1 deficiency or inhibition predisposes to insulin resistance, hepatic steatosis, and liver fibrosis in rodents","volume":"64","author":[{"family":"Livingstone","given":"Dawn E. W."},{"family":"Barat","given":"Pascal"},{"family":"Di Rollo","given":"Emma M."},{"family":"Rees","given":"Georgina A."},{"family":"Weldin","given":"Benjamin A."},{"family":"Rog-Zielinska","given":"Eva A."},{"family":"MacFarlane","given":"David P."},{"family":"Walker","given":"Brian R."},{"family":"Andrew","given":"Ruth"}],"issued":{"date-parts":[["2015",2]]}}},{"id":368,"uris":["http://zotero.org/groups/5341101/items/Q5GNLEKL"],"itemData":{"id":368,"type":"article-journal","abstract":"There is still no obvious evidence proving that androgen deprivation therapy (ADT) would increase the risk of diabetes. To determine if ADT is associated with diabetes in men with prostate cancer, we carried out the present study. We systematically ...","container-title":"Journal of Diabetes Investigation","DOI":"10.1111/jdi.12472","issue":"4","language":"en","note":"PMID: 27181717","page":"629","source":"pmc.ncbi.nlm.nih.gov","title":"Androgen deprivation therapy is associated with diabetes: Evidence from meta‐analysis","title-short":"Androgen deprivation therapy is associated with diabetes","volume":"7","author":[{"family":"Wang","given":"Huimin"},{"family":"Sun","given":"Xiangyu"},{"family":"Zhao","given":"Lin"},{"family":"Chen","given":"Xiuju"},{"family":"Zhao","given":"Jinsheng"}],"issued":{"date-parts":[["2016",2,8]]}}},{"id":371,"uris":["http://zotero.org/groups/5341101/items/IV9IXG3A"],"itemData":{"id":371,"type":"article-journal","abstract":"CONTEXT: 5α-Reductase (5αR) types 1 and 2 catalyze the A-ring reduction of steroids, including androgens and glucocorticoids. 5α-R inhibitors lower dihydrotestosterone in benign prostatic hyperplasia; finasteride inhibits 5αR2, and dutasteride inhibits both 5αR2 and 5αR1. In rodents, loss of 5αR1 promotes fatty liver.\nOBJECTIVE: Our objective was to test the hypothesis that inhibition of 5αR1 causes metabolic dysfunction in humans.\nDESIGN, SETTING, AND PARTICIPANTS: This double-blind randomized controlled parallel group study at a clinical research facility included 46 men (20-85 years) studied before and after intervention.\nINTERVENTION: Oral dutasteride (0.5 mg daily; n = 16), finasteride (5 mg daily; n = 16), or control (tamsulosin; 0.4 mg daily; n = 14) was administered for 3 months.\nMAIN OUTCOME MEASURE: Glucose disposal was measured during a stepwise hyperinsulinemic-euglycemic clamp. Data are mean (SEM).\nRESULTS: Dutasteride and finasteride had similar effects on steroid profiles, with reduced urinary androgen and glucocorticoid metabolites and reduced circulating DHT but no change in plasma or salivary cortisol. Dutasteride, but not finasteride, reduced stimulation of glucose disposal by high-dose insulin (dutasteride by -5.7 [3.2] μmol/kg fat-free mass/min, versus finasteride +7.2 [3.0], and tamsulosin +7.0 [2.0]). Dutasteride also reduced suppression of nonesterified fatty acids by insulin and increased body fat (by 1.6% [0.6%]). Glucose production and glycerol turnover were unchanged. Consistent with metabolic effects of dutasteride being mediated in peripheral tissues, mRNA for 5αR1 but not 5αR2 was detected in human adipose tissue.\nCONCLUSION: Dual inhibition of 5αRs, but not inhibition of 5αR2 alone, modulates insulin sensitivity in human peripheral tissues rather than liver. This may have important implications for patients prescribed dutasteride for prostatic disease.","container-title":"The Journal of Clinical Endocrinology and Metabolism","DOI":"10.1210/jc.2014-1395","ISSN":"1945-7197","issue":"8","journalAbbreviation":"J Clin Endocrinol Metab","language":"eng","note":"PMID: 24823464\nPMCID: PMC4207930","page":"E1397-1406","source":"PubMed","title":"5α-reductase type 1 modulates insulin sensitivity in men","volume":"99","author":[{"family":"Upreti","given":"Rita"},{"family":"Hughes","given":"Katherine A."},{"family":"Livingstone","given":"Dawn E. W."},{"family":"Gray","given":"Calum D."},{"family":"Minns","given":"Fiona C."},{"family":"Macfarlane","given":"David P."},{"family":"Marshall","given":"Ian"},{"family":"Stewart","given":"Laurence H."},{"family":"Walker","given":"Brian R."},{"family":"Andrew","given":"Ruth"}],"issued":{"date-parts":[["2014",8]]}}},{"id":60,"uris":["http://zotero.org/users/13327576/items/6PWHEDUA"],"itemData":{"id":60,"type":"article-journal","abstract":"Objective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inhibitors","volume":"365","author":[{"family":"Wei","given":"Li"},{"family":"Lai","given":"Edward Chia-Cheng"},{"family":"Kao-Yang","given":"Yea-Huei"},{"family":"Walker","given":"Brian R."},{"family":"MacDonald","given":"Thomas M."},{"family":"Andrew","given":"Ruth"}],"issued":{"date-parts":[["2019",4,10]]}}}],"schema":"https://github.com/citation-style-language/schema/raw/master/csl-citation.json"} </w:instrText>
      </w:r>
      <w:r w:rsidR="00ED5BD6">
        <w:fldChar w:fldCharType="separate"/>
      </w:r>
      <w:r w:rsidR="008F67EB" w:rsidRPr="008F67EB">
        <w:t>[8–10,15]</w:t>
      </w:r>
      <w:r w:rsidR="00ED5BD6">
        <w:fldChar w:fldCharType="end"/>
      </w:r>
      <w:r w:rsidR="00783DBB">
        <w:rPr>
          <w:lang w:val="vi-VN"/>
        </w:rPr>
        <w:t>.</w:t>
      </w:r>
      <w:r w:rsidR="00812FC8">
        <w:t xml:space="preserve"> </w:t>
      </w:r>
      <w:r w:rsidR="003B3062">
        <w:t>T</w:t>
      </w:r>
      <w:r w:rsidR="002F56A0">
        <w:t xml:space="preserve">he persistent </w:t>
      </w:r>
      <w:r w:rsidR="002860E6">
        <w:t xml:space="preserve">trend of </w:t>
      </w:r>
      <w:r w:rsidR="002F56A0">
        <w:t xml:space="preserve">elevation of insulin prescription risk in </w:t>
      </w:r>
      <w:r w:rsidR="003B3062">
        <w:t xml:space="preserve">the </w:t>
      </w:r>
      <w:r w:rsidR="002F56A0">
        <w:t xml:space="preserve">tamsulosin </w:t>
      </w:r>
      <w:r w:rsidR="003B3062">
        <w:t xml:space="preserve">group in the present </w:t>
      </w:r>
      <w:r w:rsidR="002F56A0">
        <w:t xml:space="preserve">study suggests tamsulosin might contribute to </w:t>
      </w:r>
      <w:r>
        <w:t xml:space="preserve">the </w:t>
      </w:r>
      <w:r w:rsidR="002F56A0">
        <w:t>worsening of glycemic control</w:t>
      </w:r>
      <w:r w:rsidR="003B3062">
        <w:t xml:space="preserve"> in patients with established T2DM</w:t>
      </w:r>
      <w:r w:rsidR="002F56A0">
        <w:t xml:space="preserve">. </w:t>
      </w:r>
      <w:r>
        <w:t>S</w:t>
      </w:r>
      <w:r w:rsidR="00AA5974">
        <w:t>tudies on</w:t>
      </w:r>
      <w:r w:rsidR="00812FC8">
        <w:t xml:space="preserve"> non-insulin</w:t>
      </w:r>
      <w:r w:rsidR="003F47E9">
        <w:t>-</w:t>
      </w:r>
      <w:r w:rsidR="00812FC8">
        <w:t xml:space="preserve">dependent </w:t>
      </w:r>
      <w:r w:rsidR="00993FDC">
        <w:t xml:space="preserve">glucose metabolism </w:t>
      </w:r>
      <w:r w:rsidR="00812FC8">
        <w:t>pathways</w:t>
      </w:r>
      <w:r w:rsidR="007F2B70">
        <w:t xml:space="preserve"> in </w:t>
      </w:r>
      <w:r w:rsidR="00185E20">
        <w:t>human</w:t>
      </w:r>
      <w:r w:rsidR="00185E20">
        <w:rPr>
          <w:lang w:val="vi-VN"/>
        </w:rPr>
        <w:t xml:space="preserve"> </w:t>
      </w:r>
      <w:r w:rsidR="007F2B70">
        <w:t>adipose tissue</w:t>
      </w:r>
      <w:r w:rsidR="000F412D">
        <w:t xml:space="preserve"> </w:t>
      </w:r>
      <w:r w:rsidR="000F412D">
        <w:fldChar w:fldCharType="begin"/>
      </w:r>
      <w:r w:rsidR="00EF29EC">
        <w:instrText xml:space="preserve"> ADDIN ZOTERO_ITEM CSL_CITATION {"citationID":"ZiYU9Ym1","properties":{"formattedCitation":"[27,28]","plainCitation":"[27,28]","noteIndex":0},"citationItems":[{"id":408,"uris":["http://zotero.org/groups/5341101/items/YGLILM3L"],"itemData":{"id":408,"type":"article-journal","abstract":"OBJECTIVE: Recent studies in rats suggest an important effect of alpha(1)-adrenoreceptor stimulation on glucose uptake in white adipocytes. It is not known if alpha(1)-adrenoreceptor stimulation elicits similar metabolic effects in humans.\nRESEARCH METHODS AND PROCEDURES: Three microdialysis catheters in abdominal subcutaneous adipose tissue were perfused with 0.00, 0.01, 0.10, 1.00, and 10.00 microM isoproterenol, phenylephrine, or phenylephrine plus 100 microM propranolol. Dialysate concentrations of ethanol, glycerol, glucose, and lactate were measured for estimating blood flow (ethanol-dilution technique), lipolysis, and glycolysis, respectively.\nRESULTS: Phenylephrine, with or without propranolol, did not elicit a change in ethanol ratio. In contrast, the ethanol ratio decreased markedly with isoproterenol. Dialysate glucose concentration decreased with phenylephrine with and without propranolol and increased with isoproterenol. Phenylephrine caused a dose-dependent increase in dialysate glycerol concentration, with a maximal effect similar to that of isoproterenol. The effect was attenuated with propranolol.\nDISCUSSION: Our findings suggest that alpha(1)-adrenoreceptor stimulation by phenylephrine increases glucose uptake and metabolism in human abdominal adipose tissue. Furthermore, phenylephrine elicits a marked increase in lipolytic activity in white adipose tissue through beta-adrenoreceptor activation.","container-title":"Obesity Research","DOI":"10.1038/oby.2002.75","ISSN":"1071-7323","issue":"6","journalAbbreviation":"Obes Res","language":"eng","note":"PMID: 12055332","page":"555-558","source":"PubMed","title":"In vivo response to alpha(1)-adrenoreceptor stimulation in human white adipose tissue","volume":"10","author":[{"family":"Boschmann","given":"Michael"},{"family":"Krupp","given":"Götz"},{"family":"Luft","given":"Friedrich C."},{"family":"Klaus","given":"Susanne"},{"family":"Jordan","given":"Jens"}],"issued":{"date-parts":[["2002",6]]}}},{"id":410,"uris":["http://zotero.org/groups/5341101/items/5MHTJPTU"],"itemData":{"id":410,"type":"article-journal","abstract":"OBJECTIVE: To investigate the involvement of alpha1-adrenoceptors in the sympathetic regulation of glucose uptake in human adipocytes.\nRESEARCH METHODS AND PROCEDURES: Twenty-four severely obese subjects participated in this study. The microdialysis technique was used to determine interstitial glucose concentration after stimulation of abdominal subcutaneous adipose tissue with the alpha1-agonist norfenefrine, the alpha1,2beta-agonist norepinephrine, and both agents in combination with the alpha1-antagonist urapidil. The effect of beta-adrenoceptor stimulation was assessed by orciprenaline. Changes in local blood flow were determined using the ethanol escape technique.\nRESULTS: Both norfenefrine and norepinephrine induced a concentration-dependent decrease of interstitial glucose concentration, with a greater decrease observed with norepinephrine. Preperfusion of adipose tissue with urapidil inhibited glucose decrease. The inhibition was overcome with high concentrations of norfenefrine and norepinephrine, respectively. Both adrenergic agents induced tachyphylaxia. Urapidil enhanced extracellular glucose level at high concentration. Blood flow decreased in the presence of norfenefrine and norepinephrine but increased in response to urapidil. The accelerated blood flow due to urapidil was counteracted by norepinephrine and norfenefrine. Orciprenaline decreased interstitial glucose concentration and increased nutritive blood flow. The observed changes in blood flow induced by adrenergic agents were not related to glucose uptake.\nDISCUSSION: The stimulatory effect of the sympathetic nerves on glucose uptake in subcutaneous adipose tissue appears to be mediated by the alpha1-adrenoceptor. Norepinephrine enhances glucose entry into adipocytes independently of insulin action. In obese subjects with insulin resistance, the alpha1-adrenergic receptor may provide an important alternative pathway for glucose uptake.","container-title":"Obesity Research","DOI":"10.1038/oby.2004.70","ISSN":"1071-7323","issue":"4","journalAbbreviation":"Obes Res","language":"eng","note":"PMID: 15090628","page":"612-620","source":"PubMed","title":"Sympathetic regulation of glucose uptake by the alpha1-adrenoceptor in human obesity","volume":"12","author":[{"family":"Flechtner-Mors","given":"Marion"},{"family":"Jenkinson","given":"Christopher P."},{"family":"Alt","given":"Andreas"},{"family":"Biesalski","given":"Hans K."},{"family":"Adler","given":"Guido"},{"family":"Ditschuneit","given":"Herwig H."}],"issued":{"date-parts":[["2004",4]]}}}],"schema":"https://github.com/citation-style-language/schema/raw/master/csl-citation.json"} </w:instrText>
      </w:r>
      <w:r w:rsidR="000F412D">
        <w:fldChar w:fldCharType="separate"/>
      </w:r>
      <w:r w:rsidR="00EF29EC">
        <w:rPr>
          <w:noProof/>
        </w:rPr>
        <w:t>[27,28]</w:t>
      </w:r>
      <w:r w:rsidR="000F412D">
        <w:fldChar w:fldCharType="end"/>
      </w:r>
      <w:r w:rsidR="00AA5974">
        <w:t xml:space="preserve"> </w:t>
      </w:r>
      <w:r>
        <w:t xml:space="preserve">have </w:t>
      </w:r>
      <w:r w:rsidR="00AA5974">
        <w:t>show</w:t>
      </w:r>
      <w:r>
        <w:t>n</w:t>
      </w:r>
      <w:r w:rsidR="00AA5974">
        <w:t xml:space="preserve"> inhibition of alpha</w:t>
      </w:r>
      <w:r w:rsidR="0094211F">
        <w:t xml:space="preserve"> </w:t>
      </w:r>
      <w:r w:rsidR="00AA5974">
        <w:t>receptors (by alpha</w:t>
      </w:r>
      <w:r w:rsidR="0094211F">
        <w:t xml:space="preserve"> </w:t>
      </w:r>
      <w:r w:rsidR="00AA5974">
        <w:t xml:space="preserve">receptor blockers) </w:t>
      </w:r>
      <w:r w:rsidR="003B3062">
        <w:t xml:space="preserve">decreases </w:t>
      </w:r>
      <w:r w:rsidR="00AA5974">
        <w:t xml:space="preserve">glucose uptake and </w:t>
      </w:r>
      <w:r w:rsidR="003B3062">
        <w:t>therefore</w:t>
      </w:r>
      <w:r w:rsidR="00AA5974">
        <w:t xml:space="preserve"> </w:t>
      </w:r>
      <w:r w:rsidR="003B3062">
        <w:t xml:space="preserve">worsens </w:t>
      </w:r>
      <w:r w:rsidR="00AA5974">
        <w:t>glycemic control.</w:t>
      </w:r>
      <w:r w:rsidR="00685372">
        <w:t xml:space="preserve"> </w:t>
      </w:r>
      <w:r w:rsidR="00593099">
        <w:rPr>
          <w:rFonts w:eastAsiaTheme="minorEastAsia" w:hint="eastAsia"/>
        </w:rPr>
        <w:t>In the present study</w:t>
      </w:r>
      <w:r w:rsidR="00746539">
        <w:rPr>
          <w:rFonts w:eastAsiaTheme="minorEastAsia"/>
        </w:rPr>
        <w:t>,</w:t>
      </w:r>
      <w:r w:rsidR="00FF3093">
        <w:rPr>
          <w:rFonts w:eastAsiaTheme="minorEastAsia"/>
        </w:rPr>
        <w:t xml:space="preserve"> the hazard</w:t>
      </w:r>
      <w:r w:rsidR="00E43C46">
        <w:rPr>
          <w:rFonts w:eastAsiaTheme="minorEastAsia" w:hint="eastAsia"/>
        </w:rPr>
        <w:t xml:space="preserve"> rate of poor glycemic control was higher in tamsulosin users than </w:t>
      </w:r>
      <w:r w:rsidR="00746539">
        <w:rPr>
          <w:rFonts w:eastAsiaTheme="minorEastAsia"/>
        </w:rPr>
        <w:t>that in</w:t>
      </w:r>
      <w:r w:rsidR="00746539">
        <w:rPr>
          <w:rFonts w:eastAsiaTheme="minorEastAsia" w:hint="eastAsia"/>
        </w:rPr>
        <w:t xml:space="preserve"> </w:t>
      </w:r>
      <w:r w:rsidR="00E43C46">
        <w:rPr>
          <w:rFonts w:eastAsiaTheme="minorEastAsia" w:hint="eastAsia"/>
        </w:rPr>
        <w:t>finasteride users</w:t>
      </w:r>
      <w:r w:rsidR="00746539">
        <w:rPr>
          <w:rFonts w:eastAsiaTheme="minorEastAsia"/>
        </w:rPr>
        <w:t>,</w:t>
      </w:r>
      <w:r w:rsidR="00110EEF">
        <w:rPr>
          <w:rFonts w:eastAsiaTheme="minorEastAsia" w:hint="eastAsia"/>
        </w:rPr>
        <w:t xml:space="preserve"> among individuals with T2DM</w:t>
      </w:r>
      <w:r w:rsidR="00E43C46">
        <w:rPr>
          <w:rFonts w:eastAsiaTheme="minorEastAsia" w:hint="eastAsia"/>
        </w:rPr>
        <w:t xml:space="preserve">. </w:t>
      </w:r>
      <w:r w:rsidR="00E3287C">
        <w:rPr>
          <w:rFonts w:eastAsiaTheme="minorEastAsia"/>
        </w:rPr>
        <w:t>The</w:t>
      </w:r>
      <w:r w:rsidR="009B5782">
        <w:rPr>
          <w:rFonts w:eastAsiaTheme="minorEastAsia" w:hint="eastAsia"/>
        </w:rPr>
        <w:t xml:space="preserve"> possibility</w:t>
      </w:r>
      <w:r w:rsidR="009E0650">
        <w:rPr>
          <w:rFonts w:eastAsiaTheme="minorEastAsia" w:hint="eastAsia"/>
        </w:rPr>
        <w:t xml:space="preserve"> that </w:t>
      </w:r>
      <w:r w:rsidR="00E43C46">
        <w:rPr>
          <w:rFonts w:eastAsiaTheme="minorEastAsia" w:hint="eastAsia"/>
        </w:rPr>
        <w:t xml:space="preserve">tamsulosin </w:t>
      </w:r>
      <w:proofErr w:type="gramStart"/>
      <w:r w:rsidR="00685372">
        <w:t>exacerbate</w:t>
      </w:r>
      <w:proofErr w:type="gramEnd"/>
      <w:r w:rsidR="00685372">
        <w:t xml:space="preserve"> glycemic control in </w:t>
      </w:r>
      <w:r w:rsidR="00685372">
        <w:lastRenderedPageBreak/>
        <w:t xml:space="preserve">T2DM patients with </w:t>
      </w:r>
      <w:r w:rsidR="003B3062">
        <w:t xml:space="preserve">excess </w:t>
      </w:r>
      <w:r w:rsidR="00685372">
        <w:t xml:space="preserve">adipose </w:t>
      </w:r>
      <w:r w:rsidR="006D5F08">
        <w:t>tissue</w:t>
      </w:r>
      <w:r w:rsidR="006D5F08">
        <w:rPr>
          <w:rFonts w:eastAsiaTheme="minorEastAsia" w:hint="eastAsia"/>
        </w:rPr>
        <w:t xml:space="preserve"> </w:t>
      </w:r>
      <w:r w:rsidR="00E3287C">
        <w:rPr>
          <w:rFonts w:eastAsiaTheme="minorEastAsia"/>
        </w:rPr>
        <w:t>appeared in a</w:t>
      </w:r>
      <w:r w:rsidR="006D5F08">
        <w:rPr>
          <w:rFonts w:eastAsiaTheme="minorEastAsia" w:hint="eastAsia"/>
        </w:rPr>
        <w:t xml:space="preserve"> few </w:t>
      </w:r>
      <w:r w:rsidR="006E7C74">
        <w:t>case report</w:t>
      </w:r>
      <w:r w:rsidR="00FD5738">
        <w:t>s</w:t>
      </w:r>
      <w:r w:rsidR="00B77EAD">
        <w:t xml:space="preserve">. </w:t>
      </w:r>
      <w:r w:rsidR="00E3287C">
        <w:t>Four</w:t>
      </w:r>
      <w:r w:rsidR="0062797D">
        <w:t xml:space="preserve"> T2DM</w:t>
      </w:r>
      <w:r w:rsidR="008370C1" w:rsidRPr="00A95C32">
        <w:t xml:space="preserve"> patients with well-controlled blood glucose developed hyperglycemia within 48 hours of taking tamsulosin</w:t>
      </w:r>
      <w:r w:rsidR="00B61787">
        <w:t xml:space="preserve">; </w:t>
      </w:r>
      <w:r w:rsidR="0094211F">
        <w:t xml:space="preserve">the patients’ </w:t>
      </w:r>
      <w:r w:rsidR="00B61787" w:rsidRPr="00A95C32">
        <w:t>blood glucose levels</w:t>
      </w:r>
      <w:r w:rsidR="00B61787">
        <w:t xml:space="preserve"> more than doubled after tamsulosin initiation</w:t>
      </w:r>
      <w:r w:rsidR="00CD09B6">
        <w:t xml:space="preserve"> and decreased to normal levels after discontinuing tamsulosin</w:t>
      </w:r>
      <w:r w:rsidR="0094211F">
        <w:t>, and</w:t>
      </w:r>
      <w:r w:rsidR="00257AEC">
        <w:t xml:space="preserve"> </w:t>
      </w:r>
      <w:r w:rsidR="00EA6AC3">
        <w:t>a</w:t>
      </w:r>
      <w:r w:rsidR="00257AEC">
        <w:t>ll</w:t>
      </w:r>
      <w:r w:rsidR="006E7C74" w:rsidRPr="00A95C32">
        <w:t xml:space="preserve"> other </w:t>
      </w:r>
      <w:r w:rsidR="00257AEC">
        <w:t xml:space="preserve">possible </w:t>
      </w:r>
      <w:r w:rsidR="006E7C74" w:rsidRPr="00A95C32">
        <w:t>causes of hyperglycemia</w:t>
      </w:r>
      <w:r w:rsidR="00257AEC">
        <w:t xml:space="preserve"> were ruled out</w:t>
      </w:r>
      <w:r w:rsidR="0059740C">
        <w:t xml:space="preserve"> </w:t>
      </w:r>
      <w:r w:rsidR="0059740C">
        <w:fldChar w:fldCharType="begin"/>
      </w:r>
      <w:r w:rsidR="0059740C">
        <w:instrText xml:space="preserve"> ADDIN ZOTERO_ITEM CSL_CITATION {"citationID":"DbbQFxBD","properties":{"formattedCitation":"[13]","plainCitation":"[13]","noteIndex":0},"citationItems":[{"id":380,"uris":["http://zotero.org/groups/5341101/items/4DPER5ML"],"itemData":{"id":380,"type":"article-journal","container-title":"The Netherlands Journal of Medicine","ISSN":"1872-9061","issue":"3","journalAbbreviation":"Neth J Med","language":"eng","note":"PMID: 20308713","page":"141-143","source":"PubMed","title":"Tamsulosin and hyperglycaemia in patients with diabetes","volume":"68","author":[{"family":"Borgsteede","given":"S."},{"family":"Bruggeman","given":"R."},{"family":"Hoefnagel","given":"R."},{"family":"Huiskes","given":"M."},{"family":"Puijenbroek","given":"E.","non-dropping-particle":"van"}],"issued":{"date-parts":[["2010",3]]}}}],"schema":"https://github.com/citation-style-language/schema/raw/master/csl-citation.json"} </w:instrText>
      </w:r>
      <w:r w:rsidR="0059740C">
        <w:fldChar w:fldCharType="separate"/>
      </w:r>
      <w:r w:rsidR="0059740C">
        <w:rPr>
          <w:noProof/>
        </w:rPr>
        <w:t>[13]</w:t>
      </w:r>
      <w:r w:rsidR="0059740C">
        <w:fldChar w:fldCharType="end"/>
      </w:r>
      <w:r w:rsidR="006E7C74" w:rsidRPr="00A95C32">
        <w:t xml:space="preserve">. </w:t>
      </w:r>
    </w:p>
    <w:p w14:paraId="65059FD4" w14:textId="77777777" w:rsidR="00425D3E" w:rsidRDefault="00425D3E" w:rsidP="00A95C32">
      <w:pPr>
        <w:spacing w:line="480" w:lineRule="auto"/>
      </w:pPr>
    </w:p>
    <w:p w14:paraId="3340E516" w14:textId="4BEF3C88" w:rsidR="00C43CCD" w:rsidRPr="00857E3C" w:rsidRDefault="001732D8" w:rsidP="00A95C32">
      <w:pPr>
        <w:spacing w:line="480" w:lineRule="auto"/>
        <w:rPr>
          <w:color w:val="000000" w:themeColor="text1"/>
        </w:rPr>
      </w:pPr>
      <w:r>
        <w:t xml:space="preserve">The present study </w:t>
      </w:r>
      <w:r w:rsidR="007264B5">
        <w:t xml:space="preserve">may </w:t>
      </w:r>
      <w:r w:rsidR="00EB05B7">
        <w:t xml:space="preserve">have </w:t>
      </w:r>
      <w:r>
        <w:t>clinical implications regarding the use of BPH medications in patients with T2DM</w:t>
      </w:r>
      <w:r w:rsidR="00783DBB">
        <w:rPr>
          <w:lang w:val="vi-VN"/>
        </w:rPr>
        <w:t>.</w:t>
      </w:r>
      <w:r w:rsidR="00893D4D">
        <w:t xml:space="preserve"> </w:t>
      </w:r>
      <w:r w:rsidR="0013686F">
        <w:t>P</w:t>
      </w:r>
      <w:r w:rsidR="004E7CAA">
        <w:t xml:space="preserve">revious </w:t>
      </w:r>
      <w:r w:rsidR="0013686F">
        <w:t>real-world evidence from the UK</w:t>
      </w:r>
      <w:r w:rsidR="00E17617">
        <w:t xml:space="preserve"> and Canada</w:t>
      </w:r>
      <w:r w:rsidR="00B72383">
        <w:t xml:space="preserve"> suggest</w:t>
      </w:r>
      <w:r w:rsidR="0013686F">
        <w:t>s</w:t>
      </w:r>
      <w:r w:rsidR="00B72383">
        <w:t xml:space="preserve"> </w:t>
      </w:r>
      <w:r w:rsidR="00E17617">
        <w:t xml:space="preserve">5-ARi </w:t>
      </w:r>
      <w:r w:rsidR="004717A4">
        <w:t>use</w:t>
      </w:r>
      <w:r w:rsidR="004753C3">
        <w:t>rs</w:t>
      </w:r>
      <w:r w:rsidR="004717A4">
        <w:t xml:space="preserve"> </w:t>
      </w:r>
      <w:r w:rsidR="003D4CA3">
        <w:t xml:space="preserve">may </w:t>
      </w:r>
      <w:r w:rsidR="00B72383">
        <w:t xml:space="preserve">increase the risk of developing </w:t>
      </w:r>
      <w:r w:rsidR="004717A4">
        <w:t>T2DM compared with</w:t>
      </w:r>
      <w:r w:rsidR="00B72383">
        <w:t xml:space="preserve"> tamsulosin</w:t>
      </w:r>
      <w:r w:rsidR="0013686F">
        <w:t xml:space="preserve"> </w:t>
      </w:r>
      <w:r w:rsidR="004717A4">
        <w:t>use</w:t>
      </w:r>
      <w:r w:rsidR="004753C3">
        <w:t>rs</w:t>
      </w:r>
      <w:r w:rsidR="004717A4">
        <w:t xml:space="preserve"> </w:t>
      </w:r>
      <w:r w:rsidR="0013686F">
        <w:t>in BPH patients with normoglycemia</w:t>
      </w:r>
      <w:r w:rsidR="0059740C">
        <w:t xml:space="preserve"> </w:t>
      </w:r>
      <w:r w:rsidR="0059740C" w:rsidRPr="003C1CD7">
        <w:rPr>
          <w:color w:val="000000" w:themeColor="text1"/>
        </w:rPr>
        <w:fldChar w:fldCharType="begin"/>
      </w:r>
      <w:r w:rsidR="00EF29EC" w:rsidRPr="003C1CD7">
        <w:rPr>
          <w:color w:val="000000" w:themeColor="text1"/>
        </w:rPr>
        <w:instrText xml:space="preserve"> ADDIN ZOTERO_ITEM CSL_CITATION {"citationID":"MLO4NU4c","properties":{"formattedCitation":"[15,29]","plainCitation":"[15,29]","noteIndex":0},"citationItems":[{"id":60,"uris":["http://zotero.org/users/13327576/items/6PWHEDUA"],"itemData":{"id":60,"type":"article-journal","abstract":"Objective To investigate the incidence of new onset type 2 diabetes mellitus in men receiving steroid 5α-reductase inhibitors (dutasteride or finasteride) for long term treatment of benign prostatic hyperplasia.\nDesign Population based cohort study.\nSetting UK Clinical Practice Research Datalink (CPRD; 2003-14) and Taiwanese National Health Insurance Research Database (NHIRD; 2002-12).\nParticipants Men in the CPRD who received dutasteride (n=8231), finasteride (n=30 774), or tamsulosin (n=16 270) were evaluated. Propensity score matching (2:1; dutasteride to finasteride or tamsulosin) produced cohorts of 2090, 3445, and 4018, respectively. In the NHIRD, initial numbers were 1251 (dutasteride), 4194 (finasteride), and 86 263 (tamsulosin), reducing to 1251, 2445, and 2502, respectively, after propensity score matching.\nMain outcomes measure Incident type 2 diabetes using a Cox proportional hazard model.\nResults In the CPRD, 2081 new onset type 2 diabetes events (368 dutasteride, 1207 finasteride, and 506 tamsulosin) were recorded during a mean follow-up time of 5.2 years (SD 3.1 years). The event rate per 10 000 person years was 76.2 (95% confidence interval 68.4 to 84.0) for dutasteride, 76.6 (72.3 to 80.9) for finasteride, and 60.3 (55.1 to 65.5) for tamsulosin. There was a modest increased risk of type 2 diabetes for dutasteride (adjusted hazard ratio 1.32, 95% confidence interval 1.08 to 1.61) and finasteride (1.26, 1.10 to 1.45) compared with tamsulosin. Results for the NHIRD were consistent with the findings for the CPRD (adjusted hazard ratio 1.34, 95% confidence interval 1.17 to 1.54 for dutasteride, and 1.49, 1.38 to 1.61 for finasteride compared with tamsulosin). Propensity score matched analyses showed similar results.\nConclusions The risk of developing new onset type 2 diabetes appears to be higher in men with benign prostatic hyperplasia exposed to 5α-reductase inhibitors than in men receiving tamsulosin, but did not differ between men receiving dutasteride and those receiving finasteride. Additional monitoring might be required for men starting these drugs, particularly in those with other risk factors for type 2 diabetes.","container-title":"BMJ","DOI":"10.1136/bmj.l1204","ISSN":"0959-8138, 1756-1833","journalAbbreviation":"BMJ","language":"en","license":"Published by the BMJ Publishing Group Limited. For permission to use (where not already granted under a licence) please go to http://group.bmj.com/group/rights-licensing/permissions. This is an Open Access article distributed in accordance with the terms of the Creative Commons Attribution (CC BY 4.0) license, which permits others to distribute, remix, adapt and build upon this work, for commercial use, provided the original work is properly cited. See: http://creativecommons.org/licenses/by/4.0/.","note":"publisher: British Medical Journal Publishing Group\nsection: Research\nPMID: 30971393","page":"l1204","source":"www.bmj.com","title":"Incidence of type 2 diabetes mellitus in men receiving steroid 5α-reductase inhibitors: population based cohort study","title-short":"Incidence of type 2 diabetes mellitus in men receiving steroid 5α-reductase inhibitors","volume":"365","author":[{"family":"Wei","given":"Li"},{"family":"Lai","given":"Edward Chia-Cheng"},{"family":"Kao-Yang","given":"Yea-Huei"},{"family":"Walker","given":"Brian R."},{"family":"MacDonald","given":"Thomas M."},{"family":"Andrew","given":"Ruth"}],"issued":{"date-parts":[["2019",4,10]]}}},{"id":405,"uris":["http://zotero.org/groups/5341101/items/4JNGW423"],"itemData":{"id":405,"type":"article-journal","abstract":"INTRODUCTION: Benign prostatic hyperplasia (BPH) and associated lower urinary tract symptoms are highly prevalent in the aging male. Similarly, the prevalence of metabolic syndrome is increasing worldwide, with mounting evidence that these two common conditions share more than age as a predisposing factor. The objective of this study was to determine if medical management of BPH is associated with an increased risk of new-onset diabetes mellitus (DM) in routine care.\nMETHODS: This population-based, retrospective cohort study expands on a parent study of linked administrative databases identifying patients diagnosed and treated for BPH between 2005 and 2015. The primary outcome of this secondary analysis was a new diagnosis of DM after the index date of BPH diagnosis. Covariates included age, dyslipidemia, hypertension, and vascular diseases. A Cox proportional hazards regression model was used for inferential statistical analysis.\nRESULTS: A total 129 223 men were identified with a BPH diagnosis and no prior history of DM. Of those men, 6390 (5%) were exposed to 5-alpha-reductase inhibitor (5-ARI), 39 592 (31%) exposed to alpha-blocker (AB), and 30 545 (24%) exposed to combination therapy. Compared to those men with no BPH medication use, those exposed to drugs had an increased risk of new DM. Men treated with combination therapy of 5-ARI and AB (hazard ratio [HR] 1.30, 95% confidence interval [CI] 1.25-1.35), 5-ARI monotherapy (HR 1.25, 95% CI 1.17-1.34), or AB monotherapy (HR 1.17, 95% CI 1.13-1.22) all were at higher risk of new DM diagnosis after adjusting for important covariates. When calculating the risk of a new diabetes diagnosis measured from the start of drug exposure, men treated with 5-ARIs had an increased risk of DM compared to AB monotherapy as the reference, with HR 1.12 (95% CI 1.03-1.21) for 5-ARI monotherapy and HR 1.20 (95% CI 1.14-1.25) for combination therapy.\nCONCLUSIONS: In this large, long-term, retrospective study of men with a BPH diagnosis in routine practice, the risk of a new diagnosis of DM was greater in patients receiving medical management compared to controls. This modest but significant increased risk was highest in men treated with any 5-ARIs, in combination as well as monotherapy, compared to the ABs.","container-title":"Canadian Urological Association Journal = Journal De l'Association Des Urologues Du Canada","DOI":"10.5489/cuaj.7489","ISSN":"1911-6470","issue":"8","journalAbbreviation":"Can Urol Assoc J","language":"eng","note":"PMID: 34895443\nPMCID: PMC8418245","page":"240-246","source":"PubMed","title":"The association of new-onset diabetes mellitus and medical therapy for benign prostatic hyperplasia: A population-based study","title-short":"The association of new-onset diabetes mellitus and medical therapy for benign prostatic hyperplasia","volume":"15","author":[{"family":"Johnstone","given":"Jeannette"},{"family":"Lusty","given":"Avril"},{"family":"Tohidi","given":"Mina"},{"family":"Whitehead","given":"Marlo"},{"family":"Tranmer","given":"Joan"},{"family":"Nickel","given":"J. Curtis"},{"family":"Siemens","given":"D. Robert"}],"issued":{"date-parts":[["2021",8]]}}}],"schema":"https://github.com/citation-style-language/schema/raw/master/csl-citation.json"} </w:instrText>
      </w:r>
      <w:r w:rsidR="0059740C" w:rsidRPr="003C1CD7">
        <w:rPr>
          <w:color w:val="000000" w:themeColor="text1"/>
        </w:rPr>
        <w:fldChar w:fldCharType="separate"/>
      </w:r>
      <w:r w:rsidR="00EF29EC" w:rsidRPr="003C1CD7">
        <w:rPr>
          <w:noProof/>
          <w:color w:val="000000" w:themeColor="text1"/>
        </w:rPr>
        <w:t>[15,29]</w:t>
      </w:r>
      <w:r w:rsidR="0059740C" w:rsidRPr="003C1CD7">
        <w:rPr>
          <w:color w:val="000000" w:themeColor="text1"/>
        </w:rPr>
        <w:fldChar w:fldCharType="end"/>
      </w:r>
      <w:r w:rsidR="0013686F" w:rsidRPr="003C1CD7">
        <w:rPr>
          <w:color w:val="000000" w:themeColor="text1"/>
        </w:rPr>
        <w:t>.</w:t>
      </w:r>
      <w:r w:rsidR="00470E29" w:rsidRPr="003C1CD7">
        <w:rPr>
          <w:color w:val="000000" w:themeColor="text1"/>
        </w:rPr>
        <w:t xml:space="preserve"> </w:t>
      </w:r>
      <w:r w:rsidR="00B523D2" w:rsidRPr="003C1CD7">
        <w:rPr>
          <w:color w:val="000000" w:themeColor="text1"/>
        </w:rPr>
        <w:t>It should note that the latter study</w:t>
      </w:r>
      <w:r w:rsidR="004E3932" w:rsidRPr="003C1CD7">
        <w:rPr>
          <w:color w:val="000000" w:themeColor="text1"/>
        </w:rPr>
        <w:t xml:space="preserve"> did not found a dose-</w:t>
      </w:r>
      <w:r w:rsidR="00746539" w:rsidRPr="003C1CD7">
        <w:rPr>
          <w:color w:val="000000" w:themeColor="text1"/>
        </w:rPr>
        <w:t>response</w:t>
      </w:r>
      <w:r w:rsidR="004E3932" w:rsidRPr="003C1CD7">
        <w:rPr>
          <w:color w:val="000000" w:themeColor="text1"/>
        </w:rPr>
        <w:t xml:space="preserve"> relationship </w:t>
      </w:r>
      <w:r w:rsidR="00B523D2" w:rsidRPr="003C1CD7">
        <w:rPr>
          <w:color w:val="000000" w:themeColor="text1"/>
        </w:rPr>
        <w:t>in</w:t>
      </w:r>
      <w:r w:rsidR="004E3932" w:rsidRPr="003C1CD7">
        <w:rPr>
          <w:color w:val="000000" w:themeColor="text1"/>
        </w:rPr>
        <w:t xml:space="preserve"> 5-ARi users </w:t>
      </w:r>
      <w:r w:rsidR="004E3932" w:rsidRPr="003C1CD7">
        <w:rPr>
          <w:color w:val="000000" w:themeColor="text1"/>
        </w:rPr>
        <w:fldChar w:fldCharType="begin"/>
      </w:r>
      <w:r w:rsidR="004E3932" w:rsidRPr="003C1CD7">
        <w:rPr>
          <w:color w:val="000000" w:themeColor="text1"/>
        </w:rPr>
        <w:instrText xml:space="preserve"> ADDIN ZOTERO_ITEM CSL_CITATION {"citationID":"1WCsJf9W","properties":{"formattedCitation":"[29]","plainCitation":"[29]","noteIndex":0},"citationItems":[{"id":405,"uris":["http://zotero.org/groups/5341101/items/4JNGW423"],"itemData":{"id":405,"type":"article-journal","abstract":"INTRODUCTION: Benign prostatic hyperplasia (BPH) and associated lower urinary tract symptoms are highly prevalent in the aging male. Similarly, the prevalence of metabolic syndrome is increasing worldwide, with mounting evidence that these two common conditions share more than age as a predisposing factor. The objective of this study was to determine if medical management of BPH is associated with an increased risk of new-onset diabetes mellitus (DM) in routine care.\nMETHODS: This population-based, retrospective cohort study expands on a parent study of linked administrative databases identifying patients diagnosed and treated for BPH between 2005 and 2015. The primary outcome of this secondary analysis was a new diagnosis of DM after the index date of BPH diagnosis. Covariates included age, dyslipidemia, hypertension, and vascular diseases. A Cox proportional hazards regression model was used for inferential statistical analysis.\nRESULTS: A total 129 223 men were identified with a BPH diagnosis and no prior history of DM. Of those men, 6390 (5%) were exposed to 5-alpha-reductase inhibitor (5-ARI), 39 592 (31%) exposed to alpha-blocker (AB), and 30 545 (24%) exposed to combination therapy. Compared to those men with no BPH medication use, those exposed to drugs had an increased risk of new DM. Men treated with combination therapy of 5-ARI and AB (hazard ratio [HR] 1.30, 95% confidence interval [CI] 1.25-1.35), 5-ARI monotherapy (HR 1.25, 95% CI 1.17-1.34), or AB monotherapy (HR 1.17, 95% CI 1.13-1.22) all were at higher risk of new DM diagnosis after adjusting for important covariates. When calculating the risk of a new diabetes diagnosis measured from the start of drug exposure, men treated with 5-ARIs had an increased risk of DM compared to AB monotherapy as the reference, with HR 1.12 (95% CI 1.03-1.21) for 5-ARI monotherapy and HR 1.20 (95% CI 1.14-1.25) for combination therapy.\nCONCLUSIONS: In this large, long-term, retrospective study of men with a BPH diagnosis in routine practice, the risk of a new diagnosis of DM was greater in patients receiving medical management compared to controls. This modest but significant increased risk was highest in men treated with any 5-ARIs, in combination as well as monotherapy, compared to the ABs.","container-title":"Canadian Urological Association Journal = Journal De l'Association Des Urologues Du Canada","DOI":"10.5489/cuaj.7489","ISSN":"1911-6470","issue":"8","journalAbbreviation":"Can Urol Assoc J","language":"eng","note":"PMID: 34895443\nPMCID: PMC8418245","page":"240-246","source":"PubMed","title":"The association of new-onset diabetes mellitus and medical therapy for benign prostatic hyperplasia: A population-based study","title-short":"The association of new-onset diabetes mellitus and medical therapy for benign prostatic hyperplasia","volume":"15","author":[{"family":"Johnstone","given":"Jeannette"},{"family":"Lusty","given":"Avril"},{"family":"Tohidi","given":"Mina"},{"family":"Whitehead","given":"Marlo"},{"family":"Tranmer","given":"Joan"},{"family":"Nickel","given":"J. Curtis"},{"family":"Siemens","given":"D. Robert"}],"issued":{"date-parts":[["2021",8]]}}}],"schema":"https://github.com/citation-style-language/schema/raw/master/csl-citation.json"} </w:instrText>
      </w:r>
      <w:r w:rsidR="004E3932" w:rsidRPr="003C1CD7">
        <w:rPr>
          <w:color w:val="000000" w:themeColor="text1"/>
        </w:rPr>
        <w:fldChar w:fldCharType="separate"/>
      </w:r>
      <w:r w:rsidR="004E3932" w:rsidRPr="003C1CD7">
        <w:rPr>
          <w:noProof/>
          <w:color w:val="000000" w:themeColor="text1"/>
        </w:rPr>
        <w:t>[29]</w:t>
      </w:r>
      <w:r w:rsidR="004E3932" w:rsidRPr="003C1CD7">
        <w:rPr>
          <w:color w:val="000000" w:themeColor="text1"/>
        </w:rPr>
        <w:fldChar w:fldCharType="end"/>
      </w:r>
      <w:r w:rsidR="002363CC" w:rsidRPr="003C1CD7">
        <w:rPr>
          <w:rFonts w:eastAsiaTheme="minorEastAsia"/>
          <w:color w:val="000000" w:themeColor="text1"/>
        </w:rPr>
        <w:t>.</w:t>
      </w:r>
      <w:r w:rsidR="00DB1D3B" w:rsidRPr="003C1CD7">
        <w:rPr>
          <w:color w:val="000000" w:themeColor="text1"/>
        </w:rPr>
        <w:t xml:space="preserve"> </w:t>
      </w:r>
      <w:r w:rsidR="004E3932" w:rsidRPr="003C1CD7">
        <w:rPr>
          <w:color w:val="000000" w:themeColor="text1"/>
        </w:rPr>
        <w:t xml:space="preserve"> </w:t>
      </w:r>
      <w:r w:rsidR="004E3932">
        <w:t>In</w:t>
      </w:r>
      <w:r w:rsidR="00452178">
        <w:t xml:space="preserve"> </w:t>
      </w:r>
      <w:r w:rsidR="002363CC">
        <w:t>this study</w:t>
      </w:r>
      <w:r w:rsidR="004E3932">
        <w:t>, the results</w:t>
      </w:r>
      <w:r w:rsidR="002363CC">
        <w:t xml:space="preserve"> </w:t>
      </w:r>
      <w:r w:rsidR="005A6333">
        <w:t xml:space="preserve">demonstrated </w:t>
      </w:r>
      <w:r w:rsidR="004E152A">
        <w:t xml:space="preserve">no </w:t>
      </w:r>
      <w:r w:rsidR="00E56CF8">
        <w:t xml:space="preserve">significant </w:t>
      </w:r>
      <w:r w:rsidR="004E152A">
        <w:t xml:space="preserve">difference in </w:t>
      </w:r>
      <w:r w:rsidR="009F39C7">
        <w:t xml:space="preserve">the </w:t>
      </w:r>
      <w:r w:rsidR="004E152A">
        <w:t>risk of poor glycemic control between finasteride users and tamsulosin</w:t>
      </w:r>
      <w:r w:rsidR="00DB1D3B">
        <w:t xml:space="preserve"> users</w:t>
      </w:r>
      <w:r w:rsidR="00F43179">
        <w:t>, with increasing following up time,</w:t>
      </w:r>
      <w:r w:rsidR="00DB1D3B">
        <w:t xml:space="preserve"> among patients with T2DM</w:t>
      </w:r>
      <w:r w:rsidR="00653EE6">
        <w:t>. This</w:t>
      </w:r>
      <w:r w:rsidR="00DB1D3B">
        <w:t xml:space="preserve"> </w:t>
      </w:r>
      <w:proofErr w:type="gramStart"/>
      <w:r w:rsidR="00C55AF2">
        <w:t>suggest</w:t>
      </w:r>
      <w:r w:rsidR="00197A79">
        <w:t>ing</w:t>
      </w:r>
      <w:proofErr w:type="gramEnd"/>
      <w:r w:rsidR="00C55AF2">
        <w:t xml:space="preserve"> that</w:t>
      </w:r>
      <w:r w:rsidR="00AC68D3">
        <w:t xml:space="preserve"> 5-ARi</w:t>
      </w:r>
      <w:r w:rsidR="003D4CA3">
        <w:t>s</w:t>
      </w:r>
      <w:r w:rsidR="00AC68D3">
        <w:t xml:space="preserve"> </w:t>
      </w:r>
      <w:r w:rsidR="008C2CB0">
        <w:t xml:space="preserve">and </w:t>
      </w:r>
      <w:r w:rsidR="00AC68D3">
        <w:t xml:space="preserve">tamsulosin </w:t>
      </w:r>
      <w:r w:rsidR="00C55AF2">
        <w:t>may</w:t>
      </w:r>
      <w:r w:rsidR="008C2CB0">
        <w:t xml:space="preserve"> not differentially affect </w:t>
      </w:r>
      <w:r w:rsidR="00AC68D3">
        <w:t>glycemia after T2DM</w:t>
      </w:r>
      <w:r w:rsidR="009F39C7">
        <w:t xml:space="preserve"> develops</w:t>
      </w:r>
      <w:r w:rsidR="00AC68D3">
        <w:t xml:space="preserve">. </w:t>
      </w:r>
      <w:r w:rsidR="00E44C0B">
        <w:t xml:space="preserve">We </w:t>
      </w:r>
      <w:r w:rsidR="006A0F15">
        <w:t xml:space="preserve">attempted to address the indication bias due to </w:t>
      </w:r>
      <w:r w:rsidR="006367B6">
        <w:t xml:space="preserve">the </w:t>
      </w:r>
      <w:r w:rsidR="00720B9B">
        <w:t>different</w:t>
      </w:r>
      <w:r w:rsidR="006A0F15">
        <w:t xml:space="preserve"> </w:t>
      </w:r>
      <w:r w:rsidR="009170A0">
        <w:t xml:space="preserve">patient </w:t>
      </w:r>
      <w:r w:rsidR="006A0F15">
        <w:t xml:space="preserve">characteristics </w:t>
      </w:r>
      <w:r w:rsidR="00556DC0">
        <w:t>related to</w:t>
      </w:r>
      <w:r w:rsidR="006A0F15">
        <w:t xml:space="preserve"> finasteride </w:t>
      </w:r>
      <w:r w:rsidR="006B6506">
        <w:t>and</w:t>
      </w:r>
      <w:r w:rsidR="006A0F15">
        <w:t xml:space="preserve"> tamsulosin </w:t>
      </w:r>
      <w:r w:rsidR="00556DC0">
        <w:t>prescription</w:t>
      </w:r>
      <w:r w:rsidR="006B6506">
        <w:t>s</w:t>
      </w:r>
      <w:r w:rsidR="006A0F15">
        <w:t xml:space="preserve"> using IPTW </w:t>
      </w:r>
      <w:r w:rsidR="006367B6">
        <w:t xml:space="preserve">with </w:t>
      </w:r>
      <w:r w:rsidR="006A0F15">
        <w:t>propensity score</w:t>
      </w:r>
      <w:r w:rsidR="006367B6">
        <w:t>s</w:t>
      </w:r>
      <w:r w:rsidR="006A0F15">
        <w:t>, which yielded s</w:t>
      </w:r>
      <w:r w:rsidR="00E44C0B">
        <w:t xml:space="preserve">imilar </w:t>
      </w:r>
      <w:r w:rsidR="00010DE6">
        <w:rPr>
          <w:rFonts w:eastAsiaTheme="minorEastAsia" w:hint="eastAsia"/>
        </w:rPr>
        <w:t>risks</w:t>
      </w:r>
      <w:r w:rsidR="00E44C0B">
        <w:t xml:space="preserve">. </w:t>
      </w:r>
      <w:r w:rsidR="00721FCE">
        <w:t>O</w:t>
      </w:r>
      <w:r w:rsidR="00825423">
        <w:rPr>
          <w:bCs/>
        </w:rPr>
        <w:t xml:space="preserve">ne could </w:t>
      </w:r>
      <w:r w:rsidR="00721FCE">
        <w:rPr>
          <w:bCs/>
        </w:rPr>
        <w:t xml:space="preserve">also </w:t>
      </w:r>
      <w:r w:rsidR="00825423">
        <w:rPr>
          <w:bCs/>
        </w:rPr>
        <w:t xml:space="preserve">argue that </w:t>
      </w:r>
      <w:r w:rsidR="006367B6">
        <w:rPr>
          <w:bCs/>
        </w:rPr>
        <w:t xml:space="preserve">protopathic bias or reverse causation </w:t>
      </w:r>
      <w:r w:rsidR="009170A0">
        <w:rPr>
          <w:bCs/>
        </w:rPr>
        <w:t>may</w:t>
      </w:r>
      <w:r w:rsidR="006367B6">
        <w:rPr>
          <w:bCs/>
        </w:rPr>
        <w:t xml:space="preserve"> affect </w:t>
      </w:r>
      <w:r w:rsidR="00825423">
        <w:rPr>
          <w:bCs/>
        </w:rPr>
        <w:t xml:space="preserve">the </w:t>
      </w:r>
      <w:r w:rsidR="00EE299F">
        <w:rPr>
          <w:bCs/>
        </w:rPr>
        <w:t>risk</w:t>
      </w:r>
      <w:r w:rsidR="00825423">
        <w:rPr>
          <w:bCs/>
        </w:rPr>
        <w:t xml:space="preserve"> of </w:t>
      </w:r>
      <w:r w:rsidR="006367B6">
        <w:rPr>
          <w:bCs/>
        </w:rPr>
        <w:t xml:space="preserve">receiving an </w:t>
      </w:r>
      <w:r w:rsidR="00825423">
        <w:rPr>
          <w:bCs/>
        </w:rPr>
        <w:t xml:space="preserve">insulin </w:t>
      </w:r>
      <w:r w:rsidR="00D26C7D">
        <w:rPr>
          <w:bCs/>
        </w:rPr>
        <w:t>prescription</w:t>
      </w:r>
      <w:r w:rsidR="00825423">
        <w:rPr>
          <w:bCs/>
        </w:rPr>
        <w:t xml:space="preserve"> in the tamsulosin group versus the finasteride group. </w:t>
      </w:r>
      <w:r w:rsidR="00490E12">
        <w:rPr>
          <w:bCs/>
        </w:rPr>
        <w:t xml:space="preserve">However, our additional analyses using </w:t>
      </w:r>
      <w:r w:rsidR="00572F7D">
        <w:rPr>
          <w:bCs/>
        </w:rPr>
        <w:t>3</w:t>
      </w:r>
      <w:r w:rsidR="006367B6">
        <w:rPr>
          <w:bCs/>
        </w:rPr>
        <w:t>-</w:t>
      </w:r>
      <w:r w:rsidR="00572F7D">
        <w:rPr>
          <w:bCs/>
        </w:rPr>
        <w:t xml:space="preserve"> to 12-month</w:t>
      </w:r>
      <w:r w:rsidR="00490E12">
        <w:rPr>
          <w:bCs/>
        </w:rPr>
        <w:t xml:space="preserve"> lag periods</w:t>
      </w:r>
      <w:r w:rsidR="004E3932">
        <w:rPr>
          <w:bCs/>
        </w:rPr>
        <w:t>,</w:t>
      </w:r>
      <w:r w:rsidR="00490E12">
        <w:rPr>
          <w:bCs/>
        </w:rPr>
        <w:t xml:space="preserve"> </w:t>
      </w:r>
      <w:r w:rsidR="006367B6">
        <w:rPr>
          <w:bCs/>
        </w:rPr>
        <w:t>with 3-month intervals</w:t>
      </w:r>
      <w:r w:rsidR="004E3932">
        <w:rPr>
          <w:bCs/>
        </w:rPr>
        <w:t>,</w:t>
      </w:r>
      <w:r w:rsidR="006367B6">
        <w:rPr>
          <w:bCs/>
        </w:rPr>
        <w:t xml:space="preserve"> </w:t>
      </w:r>
      <w:r w:rsidR="00490E12">
        <w:rPr>
          <w:bCs/>
        </w:rPr>
        <w:t xml:space="preserve">displayed similar risk estimates. </w:t>
      </w:r>
      <w:r w:rsidR="00183880">
        <w:rPr>
          <w:bCs/>
        </w:rPr>
        <w:t>Furthermore</w:t>
      </w:r>
      <w:r w:rsidR="00CE7D78">
        <w:rPr>
          <w:bCs/>
        </w:rPr>
        <w:t xml:space="preserve">, </w:t>
      </w:r>
      <w:r w:rsidR="0028691A">
        <w:rPr>
          <w:bCs/>
        </w:rPr>
        <w:t xml:space="preserve">the effect of </w:t>
      </w:r>
      <w:r w:rsidR="00183880">
        <w:rPr>
          <w:bCs/>
        </w:rPr>
        <w:t xml:space="preserve">protopathic bias may be minimal because </w:t>
      </w:r>
      <w:r w:rsidR="00C61294">
        <w:rPr>
          <w:bCs/>
        </w:rPr>
        <w:t>poor glycemic status exacerbate</w:t>
      </w:r>
      <w:r w:rsidR="002B2723">
        <w:rPr>
          <w:bCs/>
        </w:rPr>
        <w:t>s</w:t>
      </w:r>
      <w:r w:rsidR="00C61294">
        <w:rPr>
          <w:bCs/>
        </w:rPr>
        <w:t xml:space="preserve"> BPH</w:t>
      </w:r>
      <w:r w:rsidR="000D20A3">
        <w:rPr>
          <w:bCs/>
        </w:rPr>
        <w:t xml:space="preserve"> </w:t>
      </w:r>
      <w:r w:rsidR="000D20A3">
        <w:rPr>
          <w:bCs/>
        </w:rPr>
        <w:fldChar w:fldCharType="begin"/>
      </w:r>
      <w:r w:rsidR="00446774">
        <w:rPr>
          <w:bCs/>
        </w:rPr>
        <w:instrText xml:space="preserve"> ADDIN ZOTERO_ITEM CSL_CITATION {"citationID":"xt9pln4d","properties":{"formattedCitation":"[30,31]","plainCitation":"[30,31]","noteIndex":0},"citationItems":[{"id":412,"uris":["http://zotero.org/groups/5341101/items/URQXBDSE"],"itemData":{"id":412,"type":"article-journal","abstract":"Purpose: To investigate the relationship between blood glucose levels, age, body mass index (BMI), and benign prostatic hyperplasia (BPH) in patients with newly diagnosed type 2 diabetes. Methods: A total of 141 BPH patients with newly diagnosed ...","container-title":"International Journal of Clinical and Experimental Medicine","issue":"7","language":"en","note":"PMID: 26379937","page":"11289","source":"pmc.ncbi.nlm.nih.gov","title":"Effect of obesity and hyperglycemia on benign prostatic hyperplasia in elderly patients with newly diagnosed type 2 diabetes","volume":"8","author":[{"family":"Chen","given":"Zhe"},{"family":"Miao","given":"Li"},{"family":"Gao","given":"Xia"},{"family":"Wang","given":"Guang"},{"family":"Xu","given":"Yuan"}],"issued":{"date-parts":[["2015",7,15]]}}},{"id":415,"uris":["http://zotero.org/groups/5341101/items/MAF5GY6T"],"itemData":{"id":415,"type":"article-journal","abstract":"Metabolic syndrome (MetS) is a cluster of metabolic abnormalities related to central adiposity and insulin resistance. Its importance is increasingly recognized as it associates with increased risks of metabolic and cardiovascular diseases. These ...","container-title":"Asian Journal of Urology","DOI":"10.1016/j.ajur.2017.05.001","issue":"3","language":"en","note":"PMID: 29264226","page":"164","source":"pmc.ncbi.nlm.nih.gov","title":"Metabolic syndrome and benign prostatic hyperplasia: An update","title-short":"Metabolic syndrome and benign prostatic hyperplasia","volume":"4","author":[{"family":"Ngai","given":"Ho-Yin"},{"family":"Yuen","given":"Kar-Kei Steffi"},{"family":"Ng","given":"Chi-Man"},{"family":"Cheng","given":"Cheung-Hing"},{"family":"Chu","given":"Sau-Kwan Peggy"}],"issued":{"date-parts":[["2017",5,25]]}}}],"schema":"https://github.com/citation-style-language/schema/raw/master/csl-citation.json"} </w:instrText>
      </w:r>
      <w:r w:rsidR="000D20A3">
        <w:rPr>
          <w:bCs/>
        </w:rPr>
        <w:fldChar w:fldCharType="separate"/>
      </w:r>
      <w:r w:rsidR="00446774">
        <w:rPr>
          <w:bCs/>
          <w:noProof/>
        </w:rPr>
        <w:t>[30,31]</w:t>
      </w:r>
      <w:r w:rsidR="000D20A3">
        <w:rPr>
          <w:bCs/>
        </w:rPr>
        <w:fldChar w:fldCharType="end"/>
      </w:r>
      <w:r w:rsidR="00C61294">
        <w:rPr>
          <w:bCs/>
        </w:rPr>
        <w:t xml:space="preserve"> and patients with severe BPH</w:t>
      </w:r>
      <w:r w:rsidR="00486679">
        <w:rPr>
          <w:bCs/>
        </w:rPr>
        <w:t xml:space="preserve"> </w:t>
      </w:r>
      <w:r w:rsidR="00C61294">
        <w:rPr>
          <w:bCs/>
        </w:rPr>
        <w:t>are more likely to receive finasteride over tamsulosin</w:t>
      </w:r>
      <w:r w:rsidR="004B1431" w:rsidRPr="00857E3C">
        <w:rPr>
          <w:bCs/>
          <w:color w:val="000000" w:themeColor="text1"/>
        </w:rPr>
        <w:t xml:space="preserve">. Hence, </w:t>
      </w:r>
      <w:r w:rsidR="001E6AA1" w:rsidRPr="00857E3C">
        <w:rPr>
          <w:rFonts w:eastAsiaTheme="minorEastAsia" w:hint="eastAsia"/>
          <w:bCs/>
          <w:color w:val="000000" w:themeColor="text1"/>
        </w:rPr>
        <w:t>our findings</w:t>
      </w:r>
      <w:r w:rsidR="004B1431" w:rsidRPr="00857E3C">
        <w:rPr>
          <w:bCs/>
          <w:color w:val="000000" w:themeColor="text1"/>
        </w:rPr>
        <w:t xml:space="preserve"> suggest that</w:t>
      </w:r>
      <w:r w:rsidR="007432DE" w:rsidRPr="00857E3C">
        <w:rPr>
          <w:bCs/>
          <w:color w:val="000000" w:themeColor="text1"/>
        </w:rPr>
        <w:t>, over the long-term</w:t>
      </w:r>
      <w:r w:rsidR="008E3688" w:rsidRPr="00857E3C">
        <w:rPr>
          <w:bCs/>
          <w:color w:val="000000" w:themeColor="text1"/>
        </w:rPr>
        <w:t xml:space="preserve"> in T2DM patients</w:t>
      </w:r>
      <w:r w:rsidR="007432DE" w:rsidRPr="00857E3C">
        <w:rPr>
          <w:bCs/>
          <w:color w:val="000000" w:themeColor="text1"/>
        </w:rPr>
        <w:t>,</w:t>
      </w:r>
      <w:r w:rsidR="004B1431" w:rsidRPr="00857E3C">
        <w:rPr>
          <w:bCs/>
          <w:color w:val="000000" w:themeColor="text1"/>
        </w:rPr>
        <w:t xml:space="preserve"> </w:t>
      </w:r>
      <w:r w:rsidR="005D3DAA" w:rsidRPr="00857E3C">
        <w:rPr>
          <w:bCs/>
          <w:color w:val="000000" w:themeColor="text1"/>
        </w:rPr>
        <w:t xml:space="preserve">finasteride </w:t>
      </w:r>
      <w:r w:rsidR="00194C9A" w:rsidRPr="00857E3C">
        <w:rPr>
          <w:rFonts w:eastAsiaTheme="minorEastAsia"/>
          <w:bCs/>
          <w:color w:val="000000" w:themeColor="text1"/>
        </w:rPr>
        <w:t>users</w:t>
      </w:r>
      <w:r w:rsidR="00194C9A" w:rsidRPr="00857E3C">
        <w:rPr>
          <w:rFonts w:eastAsiaTheme="minorEastAsia" w:hint="eastAsia"/>
          <w:bCs/>
          <w:color w:val="000000" w:themeColor="text1"/>
        </w:rPr>
        <w:t xml:space="preserve"> </w:t>
      </w:r>
      <w:r w:rsidR="001E6AA1" w:rsidRPr="00857E3C">
        <w:rPr>
          <w:rFonts w:eastAsiaTheme="minorEastAsia" w:hint="eastAsia"/>
          <w:bCs/>
          <w:color w:val="000000" w:themeColor="text1"/>
        </w:rPr>
        <w:t>may</w:t>
      </w:r>
      <w:r w:rsidR="005D3DAA" w:rsidRPr="00857E3C">
        <w:rPr>
          <w:bCs/>
          <w:color w:val="000000" w:themeColor="text1"/>
        </w:rPr>
        <w:t xml:space="preserve"> not </w:t>
      </w:r>
      <w:r w:rsidR="008E3688" w:rsidRPr="00857E3C">
        <w:rPr>
          <w:rFonts w:eastAsiaTheme="minorEastAsia"/>
          <w:bCs/>
          <w:color w:val="000000" w:themeColor="text1"/>
        </w:rPr>
        <w:t xml:space="preserve">experience more hyperglycemia episodes </w:t>
      </w:r>
      <w:r w:rsidR="00382A6B" w:rsidRPr="00857E3C">
        <w:rPr>
          <w:rFonts w:eastAsiaTheme="minorEastAsia"/>
          <w:bCs/>
          <w:color w:val="000000" w:themeColor="text1"/>
        </w:rPr>
        <w:t xml:space="preserve">than if they’d had </w:t>
      </w:r>
      <w:r w:rsidR="00382A6B" w:rsidRPr="00857E3C">
        <w:rPr>
          <w:rFonts w:eastAsiaTheme="minorEastAsia"/>
          <w:bCs/>
          <w:color w:val="000000" w:themeColor="text1"/>
        </w:rPr>
        <w:lastRenderedPageBreak/>
        <w:t xml:space="preserve">been put on </w:t>
      </w:r>
      <w:r w:rsidR="008E3688" w:rsidRPr="00857E3C">
        <w:rPr>
          <w:bCs/>
          <w:color w:val="000000" w:themeColor="text1"/>
        </w:rPr>
        <w:t>tamsulosin</w:t>
      </w:r>
      <w:r w:rsidR="005E6117" w:rsidRPr="00857E3C">
        <w:rPr>
          <w:bCs/>
          <w:color w:val="000000" w:themeColor="text1"/>
        </w:rPr>
        <w:t>.</w:t>
      </w:r>
      <w:r w:rsidR="007432DE" w:rsidRPr="00857E3C">
        <w:rPr>
          <w:bCs/>
          <w:color w:val="000000" w:themeColor="text1"/>
        </w:rPr>
        <w:t xml:space="preserve"> However, there could be an elevation of risk during the initial phase of tamsulosin in new users with T2DM.</w:t>
      </w:r>
    </w:p>
    <w:p w14:paraId="22B1E5AD" w14:textId="7C43256B" w:rsidR="00732390" w:rsidRPr="00857E3C" w:rsidRDefault="00732390" w:rsidP="00A95C32">
      <w:pPr>
        <w:spacing w:line="480" w:lineRule="auto"/>
        <w:rPr>
          <w:color w:val="000000" w:themeColor="text1"/>
        </w:rPr>
      </w:pPr>
    </w:p>
    <w:p w14:paraId="0C1E059F" w14:textId="60290BDE" w:rsidR="008072FE" w:rsidRPr="00857E3C" w:rsidRDefault="008072FE" w:rsidP="00A95C32">
      <w:pPr>
        <w:spacing w:line="480" w:lineRule="auto"/>
        <w:rPr>
          <w:color w:val="000000" w:themeColor="text1"/>
        </w:rPr>
      </w:pPr>
      <w:r w:rsidRPr="00857E3C">
        <w:rPr>
          <w:color w:val="000000" w:themeColor="text1"/>
        </w:rPr>
        <w:t>Th</w:t>
      </w:r>
      <w:r w:rsidR="00424C35" w:rsidRPr="00857E3C">
        <w:rPr>
          <w:color w:val="000000" w:themeColor="text1"/>
        </w:rPr>
        <w:t>is</w:t>
      </w:r>
      <w:r w:rsidRPr="00857E3C">
        <w:rPr>
          <w:color w:val="000000" w:themeColor="text1"/>
        </w:rPr>
        <w:t xml:space="preserve"> study has </w:t>
      </w:r>
      <w:r w:rsidR="003E2350" w:rsidRPr="00857E3C">
        <w:rPr>
          <w:rFonts w:eastAsiaTheme="minorEastAsia" w:hint="eastAsia"/>
          <w:color w:val="000000" w:themeColor="text1"/>
        </w:rPr>
        <w:t>several</w:t>
      </w:r>
      <w:r w:rsidR="003E2350" w:rsidRPr="00857E3C">
        <w:rPr>
          <w:color w:val="000000" w:themeColor="text1"/>
        </w:rPr>
        <w:t xml:space="preserve"> </w:t>
      </w:r>
      <w:r w:rsidR="00424C35" w:rsidRPr="00857E3C">
        <w:rPr>
          <w:color w:val="000000" w:themeColor="text1"/>
        </w:rPr>
        <w:t>limitations</w:t>
      </w:r>
      <w:r w:rsidR="00520099" w:rsidRPr="00857E3C">
        <w:rPr>
          <w:rFonts w:eastAsiaTheme="minorEastAsia" w:hint="eastAsia"/>
          <w:color w:val="000000" w:themeColor="text1"/>
        </w:rPr>
        <w:t xml:space="preserve"> to be acknowledged</w:t>
      </w:r>
      <w:r w:rsidRPr="00857E3C">
        <w:rPr>
          <w:color w:val="000000" w:themeColor="text1"/>
        </w:rPr>
        <w:t xml:space="preserve">. </w:t>
      </w:r>
      <w:r w:rsidR="00412147" w:rsidRPr="00857E3C">
        <w:rPr>
          <w:color w:val="000000" w:themeColor="text1"/>
        </w:rPr>
        <w:t>Firs</w:t>
      </w:r>
      <w:r w:rsidR="006C49F0" w:rsidRPr="00857E3C">
        <w:rPr>
          <w:color w:val="000000" w:themeColor="text1"/>
        </w:rPr>
        <w:t>t</w:t>
      </w:r>
      <w:r w:rsidR="00412147" w:rsidRPr="00857E3C">
        <w:rPr>
          <w:color w:val="000000" w:themeColor="text1"/>
        </w:rPr>
        <w:t xml:space="preserve">, </w:t>
      </w:r>
      <w:r w:rsidR="008E69A5" w:rsidRPr="00857E3C">
        <w:rPr>
          <w:rFonts w:eastAsiaTheme="minorEastAsia" w:hint="eastAsia"/>
          <w:color w:val="000000" w:themeColor="text1"/>
        </w:rPr>
        <w:t>first</w:t>
      </w:r>
      <w:r w:rsidR="005179E0" w:rsidRPr="00857E3C">
        <w:rPr>
          <w:color w:val="000000" w:themeColor="text1"/>
        </w:rPr>
        <w:t xml:space="preserve"> prescription</w:t>
      </w:r>
      <w:r w:rsidR="008E69A5" w:rsidRPr="00857E3C">
        <w:rPr>
          <w:rFonts w:eastAsiaTheme="minorEastAsia" w:hint="eastAsia"/>
          <w:color w:val="000000" w:themeColor="text1"/>
        </w:rPr>
        <w:t xml:space="preserve"> of insulin </w:t>
      </w:r>
      <w:r w:rsidR="003E2350" w:rsidRPr="00857E3C">
        <w:rPr>
          <w:rFonts w:eastAsiaTheme="minorEastAsia" w:hint="eastAsia"/>
          <w:color w:val="000000" w:themeColor="text1"/>
        </w:rPr>
        <w:t>w</w:t>
      </w:r>
      <w:r w:rsidR="008E69A5" w:rsidRPr="00857E3C">
        <w:rPr>
          <w:rFonts w:eastAsiaTheme="minorEastAsia" w:hint="eastAsia"/>
          <w:color w:val="000000" w:themeColor="text1"/>
        </w:rPr>
        <w:t>as</w:t>
      </w:r>
      <w:r w:rsidR="003E2350" w:rsidRPr="00857E3C">
        <w:rPr>
          <w:rFonts w:eastAsiaTheme="minorEastAsia" w:hint="eastAsia"/>
          <w:color w:val="000000" w:themeColor="text1"/>
        </w:rPr>
        <w:t xml:space="preserve"> used </w:t>
      </w:r>
      <w:r w:rsidR="005179E0" w:rsidRPr="00857E3C">
        <w:rPr>
          <w:color w:val="000000" w:themeColor="text1"/>
        </w:rPr>
        <w:t>as</w:t>
      </w:r>
      <w:r w:rsidR="005F025C" w:rsidRPr="00857E3C">
        <w:rPr>
          <w:color w:val="000000" w:themeColor="text1"/>
        </w:rPr>
        <w:t xml:space="preserve"> a surrogate </w:t>
      </w:r>
      <w:r w:rsidR="007C299D" w:rsidRPr="00857E3C">
        <w:rPr>
          <w:color w:val="000000" w:themeColor="text1"/>
        </w:rPr>
        <w:t>endpoint</w:t>
      </w:r>
      <w:r w:rsidR="005F025C" w:rsidRPr="00857E3C">
        <w:rPr>
          <w:color w:val="000000" w:themeColor="text1"/>
        </w:rPr>
        <w:t xml:space="preserve"> for </w:t>
      </w:r>
      <w:r w:rsidR="0018455D" w:rsidRPr="00857E3C">
        <w:rPr>
          <w:color w:val="000000" w:themeColor="text1"/>
        </w:rPr>
        <w:t>poor</w:t>
      </w:r>
      <w:r w:rsidR="008E69A5" w:rsidRPr="00857E3C">
        <w:rPr>
          <w:rFonts w:eastAsiaTheme="minorEastAsia" w:hint="eastAsia"/>
          <w:color w:val="000000" w:themeColor="text1"/>
        </w:rPr>
        <w:t xml:space="preserve"> </w:t>
      </w:r>
      <w:r w:rsidR="0018455D" w:rsidRPr="00857E3C">
        <w:rPr>
          <w:color w:val="000000" w:themeColor="text1"/>
        </w:rPr>
        <w:t xml:space="preserve">glycemic control. </w:t>
      </w:r>
      <w:r w:rsidR="00A2360A" w:rsidRPr="00857E3C">
        <w:rPr>
          <w:rFonts w:eastAsiaTheme="minorEastAsia" w:hint="eastAsia"/>
          <w:color w:val="000000" w:themeColor="text1"/>
        </w:rPr>
        <w:t xml:space="preserve">This approach </w:t>
      </w:r>
      <w:r w:rsidR="00B205A1" w:rsidRPr="00857E3C">
        <w:rPr>
          <w:rFonts w:eastAsiaTheme="minorEastAsia" w:hint="eastAsia"/>
          <w:color w:val="000000" w:themeColor="text1"/>
        </w:rPr>
        <w:t>may have underestimated the number of individuals with poor glycemic control because it did not</w:t>
      </w:r>
      <w:r w:rsidR="00A2360A" w:rsidRPr="00857E3C">
        <w:rPr>
          <w:rFonts w:eastAsiaTheme="minorEastAsia" w:hint="eastAsia"/>
          <w:color w:val="000000" w:themeColor="text1"/>
        </w:rPr>
        <w:t xml:space="preserve"> consider changing the regimen</w:t>
      </w:r>
      <w:r w:rsidR="00B621E3" w:rsidRPr="00857E3C">
        <w:rPr>
          <w:color w:val="000000" w:themeColor="text1"/>
        </w:rPr>
        <w:t xml:space="preserve"> from </w:t>
      </w:r>
      <w:r w:rsidR="00A2360A" w:rsidRPr="00857E3C">
        <w:rPr>
          <w:rFonts w:eastAsiaTheme="minorEastAsia" w:hint="eastAsia"/>
          <w:color w:val="000000" w:themeColor="text1"/>
        </w:rPr>
        <w:t xml:space="preserve">monotherapy of </w:t>
      </w:r>
      <w:r w:rsidR="00B621E3" w:rsidRPr="00857E3C">
        <w:rPr>
          <w:color w:val="000000" w:themeColor="text1"/>
        </w:rPr>
        <w:t xml:space="preserve">metformin </w:t>
      </w:r>
      <w:r w:rsidR="00A2360A" w:rsidRPr="00857E3C">
        <w:rPr>
          <w:rFonts w:eastAsiaTheme="minorEastAsia" w:hint="eastAsia"/>
          <w:color w:val="000000" w:themeColor="text1"/>
        </w:rPr>
        <w:t xml:space="preserve">to combination therapy </w:t>
      </w:r>
      <w:r w:rsidR="00F40575" w:rsidRPr="00857E3C">
        <w:rPr>
          <w:rFonts w:eastAsiaTheme="minorEastAsia" w:hint="eastAsia"/>
          <w:color w:val="000000" w:themeColor="text1"/>
        </w:rPr>
        <w:t xml:space="preserve">with other oral anti-diabetic medications </w:t>
      </w:r>
      <w:r w:rsidR="00A2360A" w:rsidRPr="00857E3C">
        <w:rPr>
          <w:rFonts w:eastAsiaTheme="minorEastAsia" w:hint="eastAsia"/>
          <w:color w:val="000000" w:themeColor="text1"/>
        </w:rPr>
        <w:t>as poor glycemic control.</w:t>
      </w:r>
      <w:r w:rsidR="007B75D0" w:rsidRPr="00857E3C">
        <w:rPr>
          <w:color w:val="000000" w:themeColor="text1"/>
        </w:rPr>
        <w:t xml:space="preserve"> </w:t>
      </w:r>
      <w:r w:rsidR="001E35FD" w:rsidRPr="00857E3C">
        <w:rPr>
          <w:rFonts w:eastAsiaTheme="minorEastAsia" w:hint="eastAsia"/>
          <w:color w:val="000000" w:themeColor="text1"/>
        </w:rPr>
        <w:t xml:space="preserve">During </w:t>
      </w:r>
      <w:r w:rsidR="00A83998" w:rsidRPr="00857E3C">
        <w:rPr>
          <w:rFonts w:eastAsiaTheme="minorEastAsia" w:hint="eastAsia"/>
          <w:color w:val="000000" w:themeColor="text1"/>
        </w:rPr>
        <w:t>the</w:t>
      </w:r>
      <w:r w:rsidR="007C299D" w:rsidRPr="00857E3C">
        <w:rPr>
          <w:color w:val="000000" w:themeColor="text1"/>
        </w:rPr>
        <w:t xml:space="preserve"> </w:t>
      </w:r>
      <w:r w:rsidR="001E35FD" w:rsidRPr="00857E3C">
        <w:rPr>
          <w:rFonts w:eastAsiaTheme="minorEastAsia" w:hint="eastAsia"/>
          <w:color w:val="000000" w:themeColor="text1"/>
        </w:rPr>
        <w:t xml:space="preserve">study period </w:t>
      </w:r>
      <w:r w:rsidR="007C299D" w:rsidRPr="00857E3C">
        <w:rPr>
          <w:color w:val="000000" w:themeColor="text1"/>
        </w:rPr>
        <w:t>from 2006 to 2017</w:t>
      </w:r>
      <w:r w:rsidR="001E35FD" w:rsidRPr="00857E3C">
        <w:rPr>
          <w:rFonts w:eastAsiaTheme="minorEastAsia" w:hint="eastAsia"/>
          <w:color w:val="000000" w:themeColor="text1"/>
        </w:rPr>
        <w:t>,</w:t>
      </w:r>
      <w:r w:rsidR="004D733B" w:rsidRPr="00857E3C">
        <w:rPr>
          <w:color w:val="000000" w:themeColor="text1"/>
        </w:rPr>
        <w:t xml:space="preserve"> </w:t>
      </w:r>
      <w:r w:rsidR="001E35FD" w:rsidRPr="00857E3C">
        <w:rPr>
          <w:rFonts w:eastAsiaTheme="minorEastAsia" w:hint="eastAsia"/>
          <w:color w:val="000000" w:themeColor="text1"/>
        </w:rPr>
        <w:t xml:space="preserve">relatively new oral anti-diabetic medications (e.g., </w:t>
      </w:r>
      <w:r w:rsidR="008357C1" w:rsidRPr="00857E3C">
        <w:rPr>
          <w:rFonts w:eastAsiaTheme="minorEastAsia" w:hint="eastAsia"/>
          <w:color w:val="000000" w:themeColor="text1"/>
        </w:rPr>
        <w:t>d</w:t>
      </w:r>
      <w:r w:rsidR="008357C1" w:rsidRPr="00857E3C">
        <w:rPr>
          <w:rFonts w:eastAsiaTheme="minorEastAsia"/>
          <w:color w:val="000000" w:themeColor="text1"/>
        </w:rPr>
        <w:t xml:space="preserve">ipeptidyl </w:t>
      </w:r>
      <w:r w:rsidR="008357C1" w:rsidRPr="00857E3C">
        <w:rPr>
          <w:rFonts w:eastAsiaTheme="minorEastAsia" w:hint="eastAsia"/>
          <w:color w:val="000000" w:themeColor="text1"/>
        </w:rPr>
        <w:t>p</w:t>
      </w:r>
      <w:r w:rsidR="008357C1" w:rsidRPr="00857E3C">
        <w:rPr>
          <w:rFonts w:eastAsiaTheme="minorEastAsia"/>
          <w:color w:val="000000" w:themeColor="text1"/>
        </w:rPr>
        <w:t xml:space="preserve">eptidase-4 </w:t>
      </w:r>
      <w:r w:rsidR="008357C1" w:rsidRPr="00857E3C">
        <w:rPr>
          <w:rFonts w:eastAsiaTheme="minorEastAsia" w:hint="eastAsia"/>
          <w:color w:val="000000" w:themeColor="text1"/>
        </w:rPr>
        <w:t>i</w:t>
      </w:r>
      <w:r w:rsidR="008357C1" w:rsidRPr="00857E3C">
        <w:rPr>
          <w:rFonts w:eastAsiaTheme="minorEastAsia"/>
          <w:color w:val="000000" w:themeColor="text1"/>
        </w:rPr>
        <w:t>nhibitors</w:t>
      </w:r>
      <w:r w:rsidR="00B41D83" w:rsidRPr="00857E3C">
        <w:rPr>
          <w:rFonts w:eastAsiaTheme="minorEastAsia"/>
          <w:color w:val="000000" w:themeColor="text1"/>
        </w:rPr>
        <w:t xml:space="preserve">, </w:t>
      </w:r>
      <w:r w:rsidR="00255B68" w:rsidRPr="00857E3C">
        <w:rPr>
          <w:rFonts w:eastAsiaTheme="minorEastAsia"/>
          <w:color w:val="000000" w:themeColor="text1"/>
        </w:rPr>
        <w:t>s</w:t>
      </w:r>
      <w:r w:rsidR="00503563" w:rsidRPr="00857E3C">
        <w:rPr>
          <w:rFonts w:eastAsiaTheme="minorEastAsia"/>
          <w:color w:val="000000" w:themeColor="text1"/>
        </w:rPr>
        <w:t xml:space="preserve">odium-glucose cotransporter 2 inhibitors, and </w:t>
      </w:r>
      <w:r w:rsidR="00255B68" w:rsidRPr="00857E3C">
        <w:rPr>
          <w:rFonts w:eastAsiaTheme="minorEastAsia"/>
          <w:color w:val="000000" w:themeColor="text1"/>
        </w:rPr>
        <w:t>g</w:t>
      </w:r>
      <w:r w:rsidR="00503563" w:rsidRPr="00857E3C">
        <w:rPr>
          <w:rFonts w:eastAsiaTheme="minorEastAsia"/>
          <w:color w:val="000000" w:themeColor="text1"/>
        </w:rPr>
        <w:t>lucagon</w:t>
      </w:r>
      <w:r w:rsidR="00B17623" w:rsidRPr="00857E3C">
        <w:rPr>
          <w:rFonts w:eastAsiaTheme="minorEastAsia"/>
          <w:color w:val="000000" w:themeColor="text1"/>
        </w:rPr>
        <w:t>-like peptide-1 receptor agonists</w:t>
      </w:r>
      <w:r w:rsidR="001E35FD" w:rsidRPr="00857E3C">
        <w:rPr>
          <w:rFonts w:eastAsiaTheme="minorEastAsia" w:hint="eastAsia"/>
          <w:color w:val="000000" w:themeColor="text1"/>
        </w:rPr>
        <w:t xml:space="preserve">) were not </w:t>
      </w:r>
      <w:r w:rsidR="00ED7992" w:rsidRPr="00857E3C">
        <w:rPr>
          <w:rFonts w:eastAsiaTheme="minorEastAsia" w:hint="eastAsia"/>
          <w:color w:val="000000" w:themeColor="text1"/>
        </w:rPr>
        <w:t xml:space="preserve">introduced or </w:t>
      </w:r>
      <w:r w:rsidR="001E35FD" w:rsidRPr="00857E3C">
        <w:rPr>
          <w:rFonts w:eastAsiaTheme="minorEastAsia" w:hint="eastAsia"/>
          <w:color w:val="000000" w:themeColor="text1"/>
        </w:rPr>
        <w:t>publicly funded</w:t>
      </w:r>
      <w:r w:rsidR="00AF4AC8" w:rsidRPr="00857E3C">
        <w:rPr>
          <w:rFonts w:eastAsiaTheme="minorEastAsia" w:hint="eastAsia"/>
          <w:color w:val="000000" w:themeColor="text1"/>
        </w:rPr>
        <w:t xml:space="preserve"> in New Zealand</w:t>
      </w:r>
      <w:r w:rsidR="00A1704D" w:rsidRPr="00857E3C">
        <w:rPr>
          <w:rFonts w:eastAsiaTheme="minorEastAsia" w:hint="eastAsia"/>
          <w:color w:val="000000" w:themeColor="text1"/>
        </w:rPr>
        <w:t>.</w:t>
      </w:r>
      <w:r w:rsidR="000215FC" w:rsidRPr="00857E3C">
        <w:rPr>
          <w:color w:val="000000" w:themeColor="text1"/>
        </w:rPr>
        <w:t xml:space="preserve"> </w:t>
      </w:r>
      <w:r w:rsidR="00414DFD" w:rsidRPr="00857E3C">
        <w:rPr>
          <w:rFonts w:eastAsiaTheme="minorEastAsia" w:hint="eastAsia"/>
          <w:color w:val="000000" w:themeColor="text1"/>
        </w:rPr>
        <w:t>I</w:t>
      </w:r>
      <w:r w:rsidR="000215FC" w:rsidRPr="00857E3C">
        <w:rPr>
          <w:color w:val="000000" w:themeColor="text1"/>
        </w:rPr>
        <w:t xml:space="preserve">nsulin </w:t>
      </w:r>
      <w:r w:rsidR="00414DFD" w:rsidRPr="00857E3C">
        <w:rPr>
          <w:rFonts w:eastAsiaTheme="minorEastAsia" w:hint="eastAsia"/>
          <w:color w:val="000000" w:themeColor="text1"/>
        </w:rPr>
        <w:t>has been</w:t>
      </w:r>
      <w:r w:rsidR="000215FC" w:rsidRPr="00857E3C">
        <w:rPr>
          <w:color w:val="000000" w:themeColor="text1"/>
        </w:rPr>
        <w:t xml:space="preserve"> recommended as</w:t>
      </w:r>
      <w:r w:rsidR="00C233D5" w:rsidRPr="00857E3C">
        <w:rPr>
          <w:color w:val="000000" w:themeColor="text1"/>
        </w:rPr>
        <w:t xml:space="preserve"> a</w:t>
      </w:r>
      <w:r w:rsidR="00414DFD" w:rsidRPr="00857E3C">
        <w:rPr>
          <w:rFonts w:eastAsiaTheme="minorEastAsia" w:hint="eastAsia"/>
          <w:color w:val="000000" w:themeColor="text1"/>
        </w:rPr>
        <w:t>n initial</w:t>
      </w:r>
      <w:r w:rsidR="000215FC" w:rsidRPr="00857E3C">
        <w:rPr>
          <w:color w:val="000000" w:themeColor="text1"/>
        </w:rPr>
        <w:t xml:space="preserve"> </w:t>
      </w:r>
      <w:r w:rsidR="00872CB8" w:rsidRPr="00857E3C">
        <w:rPr>
          <w:color w:val="000000" w:themeColor="text1"/>
        </w:rPr>
        <w:t xml:space="preserve">treatment for </w:t>
      </w:r>
      <w:r w:rsidR="00A1704D" w:rsidRPr="00857E3C">
        <w:rPr>
          <w:rFonts w:eastAsiaTheme="minorEastAsia" w:hint="eastAsia"/>
          <w:color w:val="000000" w:themeColor="text1"/>
        </w:rPr>
        <w:t>severe hyperglycemia</w:t>
      </w:r>
      <w:r w:rsidR="00414DFD" w:rsidRPr="00857E3C">
        <w:rPr>
          <w:rFonts w:eastAsiaTheme="minorEastAsia" w:hint="eastAsia"/>
          <w:color w:val="000000" w:themeColor="text1"/>
        </w:rPr>
        <w:t xml:space="preserve"> and </w:t>
      </w:r>
      <w:r w:rsidR="00414DFD" w:rsidRPr="00857E3C">
        <w:rPr>
          <w:color w:val="000000" w:themeColor="text1"/>
        </w:rPr>
        <w:t>a third-line treatment</w:t>
      </w:r>
      <w:r w:rsidR="00414DFD" w:rsidRPr="00857E3C">
        <w:rPr>
          <w:rFonts w:eastAsiaTheme="minorEastAsia" w:hint="eastAsia"/>
          <w:color w:val="000000" w:themeColor="text1"/>
        </w:rPr>
        <w:t xml:space="preserve"> for uncontrolled T2DM </w:t>
      </w:r>
      <w:r w:rsidR="00CF7741" w:rsidRPr="00857E3C">
        <w:rPr>
          <w:color w:val="000000" w:themeColor="text1"/>
        </w:rPr>
        <w:t xml:space="preserve">after </w:t>
      </w:r>
      <w:r w:rsidR="00414DFD" w:rsidRPr="00857E3C">
        <w:rPr>
          <w:rFonts w:eastAsiaTheme="minorEastAsia" w:hint="eastAsia"/>
          <w:color w:val="000000" w:themeColor="text1"/>
        </w:rPr>
        <w:t>combination therapy</w:t>
      </w:r>
      <w:r w:rsidR="004602BD" w:rsidRPr="00857E3C">
        <w:rPr>
          <w:color w:val="000000" w:themeColor="text1"/>
        </w:rPr>
        <w:t xml:space="preserve"> [35]</w:t>
      </w:r>
      <w:r w:rsidR="00F1797D" w:rsidRPr="00857E3C">
        <w:rPr>
          <w:color w:val="000000" w:themeColor="text1"/>
        </w:rPr>
        <w:t xml:space="preserve">. </w:t>
      </w:r>
      <w:r w:rsidR="008357C1" w:rsidRPr="00857E3C">
        <w:rPr>
          <w:rFonts w:eastAsiaTheme="minorEastAsia" w:hint="eastAsia"/>
          <w:color w:val="000000" w:themeColor="text1"/>
        </w:rPr>
        <w:t xml:space="preserve">Because these indications of insulin prescriptions are based on the level of hemoglobin A1c, insulin use may be a useful proxy for poor glycemic control in studies using </w:t>
      </w:r>
      <w:r w:rsidR="000529DF" w:rsidRPr="00857E3C">
        <w:rPr>
          <w:rFonts w:eastAsiaTheme="minorEastAsia" w:hint="eastAsia"/>
          <w:color w:val="000000" w:themeColor="text1"/>
        </w:rPr>
        <w:t xml:space="preserve">pharmaceutical dispensing data. </w:t>
      </w:r>
      <w:r w:rsidR="004D7A39" w:rsidRPr="00857E3C">
        <w:rPr>
          <w:rFonts w:eastAsiaTheme="minorEastAsia" w:hint="eastAsia"/>
          <w:color w:val="000000" w:themeColor="text1"/>
        </w:rPr>
        <w:t>Second</w:t>
      </w:r>
      <w:r w:rsidR="00E951FA" w:rsidRPr="00857E3C">
        <w:rPr>
          <w:color w:val="000000" w:themeColor="text1"/>
        </w:rPr>
        <w:t xml:space="preserve">, </w:t>
      </w:r>
      <w:r w:rsidR="009D4AD1" w:rsidRPr="00857E3C">
        <w:rPr>
          <w:color w:val="000000" w:themeColor="text1"/>
        </w:rPr>
        <w:t>we</w:t>
      </w:r>
      <w:r w:rsidR="00436135" w:rsidRPr="00857E3C">
        <w:rPr>
          <w:color w:val="000000" w:themeColor="text1"/>
        </w:rPr>
        <w:t xml:space="preserve"> </w:t>
      </w:r>
      <w:r w:rsidR="00A44F28" w:rsidRPr="00857E3C">
        <w:rPr>
          <w:rFonts w:eastAsiaTheme="minorEastAsia" w:hint="eastAsia"/>
          <w:color w:val="000000" w:themeColor="text1"/>
        </w:rPr>
        <w:t>used hospital discharge data to identify individuals with T2DM. This means that we captured more severe cases of T2DM</w:t>
      </w:r>
      <w:r w:rsidR="00140112" w:rsidRPr="00857E3C">
        <w:rPr>
          <w:rFonts w:eastAsiaTheme="minorEastAsia" w:hint="eastAsia"/>
          <w:color w:val="000000" w:themeColor="text1"/>
        </w:rPr>
        <w:t>, possibly with comorbidities</w:t>
      </w:r>
      <w:r w:rsidR="00A44F28" w:rsidRPr="00857E3C">
        <w:rPr>
          <w:rFonts w:eastAsiaTheme="minorEastAsia" w:hint="eastAsia"/>
          <w:color w:val="000000" w:themeColor="text1"/>
        </w:rPr>
        <w:t xml:space="preserve">. </w:t>
      </w:r>
      <w:r w:rsidR="00DF2417" w:rsidRPr="00857E3C">
        <w:rPr>
          <w:rFonts w:eastAsiaTheme="minorEastAsia" w:hint="eastAsia"/>
          <w:color w:val="000000" w:themeColor="text1"/>
        </w:rPr>
        <w:t>T</w:t>
      </w:r>
      <w:r w:rsidR="00436135" w:rsidRPr="00857E3C">
        <w:rPr>
          <w:color w:val="000000" w:themeColor="text1"/>
        </w:rPr>
        <w:t xml:space="preserve">o address the </w:t>
      </w:r>
      <w:r w:rsidR="00AA19F0" w:rsidRPr="00857E3C">
        <w:rPr>
          <w:color w:val="000000" w:themeColor="text1"/>
        </w:rPr>
        <w:t xml:space="preserve">potential </w:t>
      </w:r>
      <w:r w:rsidR="00436135" w:rsidRPr="00857E3C">
        <w:rPr>
          <w:color w:val="000000" w:themeColor="text1"/>
        </w:rPr>
        <w:t xml:space="preserve">effect </w:t>
      </w:r>
      <w:r w:rsidR="00AA19F0" w:rsidRPr="00857E3C">
        <w:rPr>
          <w:color w:val="000000" w:themeColor="text1"/>
        </w:rPr>
        <w:t xml:space="preserve">of </w:t>
      </w:r>
      <w:r w:rsidR="00EB05B7" w:rsidRPr="00857E3C">
        <w:rPr>
          <w:color w:val="000000" w:themeColor="text1"/>
        </w:rPr>
        <w:t>comorbid</w:t>
      </w:r>
      <w:r w:rsidR="00A46C65" w:rsidRPr="00857E3C">
        <w:rPr>
          <w:color w:val="000000" w:themeColor="text1"/>
        </w:rPr>
        <w:t>ity</w:t>
      </w:r>
      <w:r w:rsidR="00AE0B10" w:rsidRPr="00857E3C">
        <w:rPr>
          <w:color w:val="000000" w:themeColor="text1"/>
        </w:rPr>
        <w:t xml:space="preserve"> </w:t>
      </w:r>
      <w:r w:rsidR="00436135" w:rsidRPr="00857E3C">
        <w:rPr>
          <w:color w:val="000000" w:themeColor="text1"/>
        </w:rPr>
        <w:t xml:space="preserve">on </w:t>
      </w:r>
      <w:r w:rsidR="00EB05B7" w:rsidRPr="00857E3C">
        <w:rPr>
          <w:color w:val="000000" w:themeColor="text1"/>
        </w:rPr>
        <w:t>the studied associations</w:t>
      </w:r>
      <w:r w:rsidR="00BF5B94" w:rsidRPr="00857E3C">
        <w:rPr>
          <w:color w:val="000000" w:themeColor="text1"/>
        </w:rPr>
        <w:t xml:space="preserve">, </w:t>
      </w:r>
      <w:r w:rsidR="00462FF7" w:rsidRPr="00857E3C">
        <w:rPr>
          <w:color w:val="000000" w:themeColor="text1"/>
        </w:rPr>
        <w:t xml:space="preserve">we </w:t>
      </w:r>
      <w:r w:rsidR="00BF5B94" w:rsidRPr="00857E3C">
        <w:rPr>
          <w:color w:val="000000" w:themeColor="text1"/>
        </w:rPr>
        <w:t xml:space="preserve">estimated the risk of </w:t>
      </w:r>
      <w:r w:rsidR="00AA19F0" w:rsidRPr="00857E3C">
        <w:rPr>
          <w:color w:val="000000" w:themeColor="text1"/>
        </w:rPr>
        <w:t xml:space="preserve">receiving an </w:t>
      </w:r>
      <w:r w:rsidR="00BF5B94" w:rsidRPr="00857E3C">
        <w:rPr>
          <w:color w:val="000000" w:themeColor="text1"/>
        </w:rPr>
        <w:t xml:space="preserve">insulin </w:t>
      </w:r>
      <w:r w:rsidR="00D26C7D" w:rsidRPr="00857E3C">
        <w:rPr>
          <w:color w:val="000000" w:themeColor="text1"/>
        </w:rPr>
        <w:t>prescription</w:t>
      </w:r>
      <w:r w:rsidR="00BF5B94" w:rsidRPr="00857E3C">
        <w:rPr>
          <w:color w:val="000000" w:themeColor="text1"/>
        </w:rPr>
        <w:t xml:space="preserve"> associated with </w:t>
      </w:r>
      <w:r w:rsidR="00666C84" w:rsidRPr="00857E3C">
        <w:rPr>
          <w:color w:val="000000" w:themeColor="text1"/>
        </w:rPr>
        <w:t xml:space="preserve">tamsulosin </w:t>
      </w:r>
      <w:r w:rsidR="00BF5B94" w:rsidRPr="00857E3C">
        <w:rPr>
          <w:color w:val="000000" w:themeColor="text1"/>
        </w:rPr>
        <w:t xml:space="preserve">use </w:t>
      </w:r>
      <w:r w:rsidR="00666C84" w:rsidRPr="00857E3C">
        <w:rPr>
          <w:color w:val="000000" w:themeColor="text1"/>
        </w:rPr>
        <w:t>versus finasteride</w:t>
      </w:r>
      <w:r w:rsidR="00462FF7" w:rsidRPr="00857E3C">
        <w:rPr>
          <w:color w:val="000000" w:themeColor="text1"/>
        </w:rPr>
        <w:t xml:space="preserve"> </w:t>
      </w:r>
      <w:r w:rsidR="00BF5B94" w:rsidRPr="00857E3C">
        <w:rPr>
          <w:color w:val="000000" w:themeColor="text1"/>
        </w:rPr>
        <w:t>use after stratification by</w:t>
      </w:r>
      <w:r w:rsidR="00462FF7" w:rsidRPr="00857E3C">
        <w:rPr>
          <w:color w:val="000000" w:themeColor="text1"/>
        </w:rPr>
        <w:t xml:space="preserve"> </w:t>
      </w:r>
      <w:r w:rsidR="00BF5B94" w:rsidRPr="00857E3C">
        <w:rPr>
          <w:color w:val="000000" w:themeColor="text1"/>
        </w:rPr>
        <w:t>CCI</w:t>
      </w:r>
      <w:r w:rsidR="00462FF7" w:rsidRPr="00857E3C">
        <w:rPr>
          <w:color w:val="000000" w:themeColor="text1"/>
        </w:rPr>
        <w:t xml:space="preserve"> score</w:t>
      </w:r>
      <w:r w:rsidR="00DF2417" w:rsidRPr="00857E3C">
        <w:rPr>
          <w:rFonts w:eastAsiaTheme="minorEastAsia" w:hint="eastAsia"/>
          <w:color w:val="000000" w:themeColor="text1"/>
        </w:rPr>
        <w:t>.</w:t>
      </w:r>
      <w:r w:rsidR="00D51B8F" w:rsidRPr="00857E3C">
        <w:rPr>
          <w:color w:val="000000" w:themeColor="text1"/>
        </w:rPr>
        <w:t xml:space="preserve"> </w:t>
      </w:r>
      <w:r w:rsidR="00DF2417" w:rsidRPr="00857E3C">
        <w:rPr>
          <w:rFonts w:eastAsiaTheme="minorEastAsia" w:hint="eastAsia"/>
          <w:color w:val="000000" w:themeColor="text1"/>
        </w:rPr>
        <w:t>T</w:t>
      </w:r>
      <w:r w:rsidRPr="00857E3C">
        <w:rPr>
          <w:color w:val="000000" w:themeColor="text1"/>
        </w:rPr>
        <w:t xml:space="preserve">he </w:t>
      </w:r>
      <w:r w:rsidR="00224FB4" w:rsidRPr="00857E3C">
        <w:rPr>
          <w:rFonts w:eastAsiaTheme="minorEastAsia" w:hint="eastAsia"/>
          <w:color w:val="000000" w:themeColor="text1"/>
        </w:rPr>
        <w:t>risk</w:t>
      </w:r>
      <w:r w:rsidR="00224FB4" w:rsidRPr="00857E3C">
        <w:rPr>
          <w:color w:val="000000" w:themeColor="text1"/>
        </w:rPr>
        <w:t xml:space="preserve"> </w:t>
      </w:r>
      <w:r w:rsidR="00D03BBE" w:rsidRPr="00857E3C">
        <w:rPr>
          <w:color w:val="000000" w:themeColor="text1"/>
        </w:rPr>
        <w:t>remained</w:t>
      </w:r>
      <w:r w:rsidR="00BF38A3" w:rsidRPr="00857E3C">
        <w:rPr>
          <w:color w:val="000000" w:themeColor="text1"/>
        </w:rPr>
        <w:t xml:space="preserve"> elevated </w:t>
      </w:r>
      <w:r w:rsidR="00F42DDE" w:rsidRPr="00857E3C">
        <w:rPr>
          <w:color w:val="000000" w:themeColor="text1"/>
        </w:rPr>
        <w:t>in both</w:t>
      </w:r>
      <w:r w:rsidR="00BF38A3" w:rsidRPr="00857E3C">
        <w:rPr>
          <w:color w:val="000000" w:themeColor="text1"/>
        </w:rPr>
        <w:t xml:space="preserve"> </w:t>
      </w:r>
      <w:r w:rsidR="00EB05B7" w:rsidRPr="00857E3C">
        <w:rPr>
          <w:color w:val="000000" w:themeColor="text1"/>
        </w:rPr>
        <w:t xml:space="preserve">the </w:t>
      </w:r>
      <w:r w:rsidR="00BF38A3" w:rsidRPr="00857E3C">
        <w:rPr>
          <w:color w:val="000000" w:themeColor="text1"/>
        </w:rPr>
        <w:t>low and high strata</w:t>
      </w:r>
      <w:r w:rsidR="00853615" w:rsidRPr="00857E3C">
        <w:rPr>
          <w:rFonts w:eastAsiaTheme="minorEastAsia" w:hint="eastAsia"/>
          <w:color w:val="000000" w:themeColor="text1"/>
        </w:rPr>
        <w:t xml:space="preserve"> of CCI score</w:t>
      </w:r>
      <w:r w:rsidR="00833B20" w:rsidRPr="00857E3C">
        <w:rPr>
          <w:color w:val="000000" w:themeColor="text1"/>
        </w:rPr>
        <w:t>.</w:t>
      </w:r>
      <w:r w:rsidR="00AB658D" w:rsidRPr="00857E3C">
        <w:rPr>
          <w:color w:val="000000" w:themeColor="text1"/>
        </w:rPr>
        <w:t xml:space="preserve"> Fourth, there </w:t>
      </w:r>
      <w:r w:rsidR="008D349F" w:rsidRPr="00857E3C">
        <w:rPr>
          <w:rFonts w:eastAsiaTheme="minorEastAsia" w:hint="eastAsia"/>
          <w:color w:val="000000" w:themeColor="text1"/>
        </w:rPr>
        <w:t>may be</w:t>
      </w:r>
      <w:r w:rsidR="00AB658D" w:rsidRPr="00857E3C">
        <w:rPr>
          <w:color w:val="000000" w:themeColor="text1"/>
        </w:rPr>
        <w:t xml:space="preserve"> </w:t>
      </w:r>
      <w:r w:rsidR="008D349F" w:rsidRPr="00857E3C">
        <w:rPr>
          <w:rFonts w:eastAsiaTheme="minorEastAsia" w:hint="eastAsia"/>
          <w:color w:val="000000" w:themeColor="text1"/>
        </w:rPr>
        <w:t>unmeasured confounders</w:t>
      </w:r>
      <w:r w:rsidR="00836182" w:rsidRPr="00857E3C">
        <w:rPr>
          <w:rFonts w:eastAsiaTheme="minorEastAsia" w:hint="eastAsia"/>
          <w:color w:val="000000" w:themeColor="text1"/>
        </w:rPr>
        <w:t>. For example, we</w:t>
      </w:r>
      <w:r w:rsidR="00B81EA5" w:rsidRPr="00857E3C">
        <w:rPr>
          <w:color w:val="000000" w:themeColor="text1"/>
        </w:rPr>
        <w:t xml:space="preserve"> did not include </w:t>
      </w:r>
      <w:r w:rsidR="00836182" w:rsidRPr="00857E3C">
        <w:rPr>
          <w:rFonts w:eastAsiaTheme="minorEastAsia" w:hint="eastAsia"/>
          <w:color w:val="000000" w:themeColor="text1"/>
        </w:rPr>
        <w:t xml:space="preserve">other </w:t>
      </w:r>
      <w:r w:rsidR="00836182" w:rsidRPr="00857E3C">
        <w:rPr>
          <w:color w:val="000000" w:themeColor="text1"/>
        </w:rPr>
        <w:t>possible</w:t>
      </w:r>
      <w:r w:rsidR="00836182" w:rsidRPr="00857E3C">
        <w:rPr>
          <w:rFonts w:eastAsiaTheme="minorEastAsia" w:hint="eastAsia"/>
          <w:color w:val="000000" w:themeColor="text1"/>
        </w:rPr>
        <w:t xml:space="preserve"> </w:t>
      </w:r>
      <w:r w:rsidR="00836182" w:rsidRPr="00857E3C">
        <w:rPr>
          <w:color w:val="000000" w:themeColor="text1"/>
        </w:rPr>
        <w:t>hyperglycemia</w:t>
      </w:r>
      <w:r w:rsidR="00836182" w:rsidRPr="00857E3C">
        <w:rPr>
          <w:rFonts w:eastAsiaTheme="minorEastAsia" w:hint="eastAsia"/>
          <w:color w:val="000000" w:themeColor="text1"/>
        </w:rPr>
        <w:t>-</w:t>
      </w:r>
      <w:r w:rsidR="00836182" w:rsidRPr="00857E3C">
        <w:rPr>
          <w:color w:val="000000" w:themeColor="text1"/>
        </w:rPr>
        <w:t>inducing</w:t>
      </w:r>
      <w:r w:rsidR="00836182" w:rsidRPr="00857E3C">
        <w:rPr>
          <w:rFonts w:eastAsiaTheme="minorEastAsia" w:hint="eastAsia"/>
          <w:color w:val="000000" w:themeColor="text1"/>
        </w:rPr>
        <w:t xml:space="preserve"> drugs</w:t>
      </w:r>
      <w:r w:rsidR="00836182" w:rsidRPr="00857E3C" w:rsidDel="00836182">
        <w:rPr>
          <w:color w:val="000000" w:themeColor="text1"/>
        </w:rPr>
        <w:t xml:space="preserve"> </w:t>
      </w:r>
      <w:r w:rsidR="00836182" w:rsidRPr="00857E3C">
        <w:rPr>
          <w:rFonts w:eastAsiaTheme="minorEastAsia" w:hint="eastAsia"/>
          <w:color w:val="000000" w:themeColor="text1"/>
        </w:rPr>
        <w:t xml:space="preserve">(such as </w:t>
      </w:r>
      <w:r w:rsidR="00836182" w:rsidRPr="00857E3C">
        <w:rPr>
          <w:color w:val="000000" w:themeColor="text1"/>
        </w:rPr>
        <w:t>corticosteroids, second-generation antipsychotics, protease inhibitors and calcineurin inhibitors</w:t>
      </w:r>
      <w:r w:rsidR="00836182" w:rsidRPr="00857E3C">
        <w:rPr>
          <w:rFonts w:eastAsiaTheme="minorEastAsia" w:hint="eastAsia"/>
          <w:color w:val="000000" w:themeColor="text1"/>
        </w:rPr>
        <w:t xml:space="preserve">) </w:t>
      </w:r>
      <w:r w:rsidR="00B81EA5" w:rsidRPr="00857E3C">
        <w:rPr>
          <w:color w:val="000000" w:themeColor="text1"/>
        </w:rPr>
        <w:t xml:space="preserve">in the study because </w:t>
      </w:r>
      <w:r w:rsidR="00F56DE6" w:rsidRPr="00857E3C">
        <w:rPr>
          <w:color w:val="000000" w:themeColor="text1"/>
        </w:rPr>
        <w:t xml:space="preserve">our patients did not have a record (protease inhibitors and calcineurin inhibitors) or </w:t>
      </w:r>
      <w:r w:rsidR="0018056E" w:rsidRPr="00857E3C">
        <w:rPr>
          <w:color w:val="000000" w:themeColor="text1"/>
        </w:rPr>
        <w:t>a very small number of</w:t>
      </w:r>
      <w:r w:rsidR="00F56DE6" w:rsidRPr="00857E3C">
        <w:rPr>
          <w:color w:val="000000" w:themeColor="text1"/>
        </w:rPr>
        <w:t xml:space="preserve"> </w:t>
      </w:r>
      <w:r w:rsidR="00F56DE6" w:rsidRPr="00857E3C">
        <w:rPr>
          <w:color w:val="000000" w:themeColor="text1"/>
        </w:rPr>
        <w:lastRenderedPageBreak/>
        <w:t>patients were on them (second-generation antipsychotic and corticosteroids).</w:t>
      </w:r>
      <w:r w:rsidR="00836182" w:rsidRPr="00857E3C">
        <w:rPr>
          <w:rFonts w:eastAsiaTheme="minorEastAsia" w:hint="eastAsia"/>
          <w:color w:val="000000" w:themeColor="text1"/>
        </w:rPr>
        <w:t xml:space="preserve"> Another example is socioeconomic status</w:t>
      </w:r>
      <w:r w:rsidR="00F25427" w:rsidRPr="00857E3C">
        <w:rPr>
          <w:rFonts w:eastAsiaTheme="minorEastAsia" w:hint="eastAsia"/>
          <w:color w:val="000000" w:themeColor="text1"/>
        </w:rPr>
        <w:t>, as l</w:t>
      </w:r>
      <w:r w:rsidR="00836182" w:rsidRPr="00857E3C">
        <w:rPr>
          <w:rFonts w:eastAsiaTheme="minorEastAsia" w:hint="eastAsia"/>
          <w:color w:val="000000" w:themeColor="text1"/>
        </w:rPr>
        <w:t>ow socioeconomic status is associated with more severe symptoms of BPH</w:t>
      </w:r>
      <w:r w:rsidR="00292CED" w:rsidRPr="00857E3C">
        <w:rPr>
          <w:rFonts w:eastAsiaTheme="minorEastAsia"/>
          <w:color w:val="000000" w:themeColor="text1"/>
        </w:rPr>
        <w:t xml:space="preserve"> </w:t>
      </w:r>
      <w:r w:rsidR="00292CED" w:rsidRPr="00857E3C">
        <w:rPr>
          <w:rFonts w:eastAsiaTheme="minorEastAsia"/>
          <w:color w:val="000000" w:themeColor="text1"/>
        </w:rPr>
        <w:fldChar w:fldCharType="begin"/>
      </w:r>
      <w:r w:rsidR="00292CED" w:rsidRPr="00857E3C">
        <w:rPr>
          <w:rFonts w:eastAsiaTheme="minorEastAsia"/>
          <w:color w:val="000000" w:themeColor="text1"/>
        </w:rPr>
        <w:instrText xml:space="preserve"> ADDIN ZOTERO_ITEM CSL_CITATION {"citationID":"t7g1nfvC","properties":{"formattedCitation":"[32]","plainCitation":"[32]","noteIndex":0},"citationItems":[{"id":463,"uris":["http://zotero.org/groups/5341101/items/664A7XCP"],"itemData":{"id":463,"type":"article-journal","abstract":"PURPOSE: Prostate enlargement is common as men age. However, differences in the diagnosis or treatment of clinical benign prostatic hyperplasia between black and white men remain poorly understood. We investigated racial differences in and surgical intervention for benign prostatic hyperplasia in a large and predominantly low income population.\nMATERIALS AND METHODS: Participants included 21,949 men, of whom 79.8% were black and 20.2% were white, recruited from 60 community health centers in the southeastern United States between 2002 and 2007. Benign prostatic hyperplasia, surgical intervention for benign prostatic hyperplasia, and economic and demographic indexes, eg education, household income, health insurance and marital status, were determined by an interview in person. Logistic regression was used to summarize the association between race and benign prostatic hyperplasia while controlling for health care access and socioeconomic status.\nRESULTS: Black men were approximately half as likely to report a benign prostatic hyperplasia diagnosis compared to white men (4.1% vs 9.9%, age adjusted OR 0.45, 95% CI 0.40, 0.51), a difference that persisted with only small abatement after controlling for age, income, insurance coverage, comorbidity, education and other factors (adjusted OR 0.49, 95% CI 0.43, 0.56)). Of men with benign prostatic hyperplasia surgical intervention for that condition (133 patients) was more prevalent in black vs white men (12.9% vs 9.1%, adjusted OR 1.65, 95% CI 1.10, 2.48).\nCONCLUSIONS: After controlling for economic factors associated with benign prostatic hyperplasia black men were significantly less likely to report a prior benign prostatic hyperplasia diagnosis. In contrast, surgical intervention typically reserved for severe benign prostatic hyperplasia was more common in black men. Our results suggest that race and socioeconomic status are independently associated with benign prostatic hyperplasia.","container-title":"The Journal of Urology","DOI":"10.1016/j.juro.2008.07.059","ISSN":"1527-3792","issue":"5","journalAbbreviation":"J Urol","language":"eng","note":"PMID: 18804231\nPMCID: PMC2692430","page":"2091-2096; discussion 2096","source":"PubMed","title":"Race and socioeconomic status are independently associated with benign prostatic hyperplasia","volume":"180","author":[{"family":"Fowke","given":"Jay H."},{"family":"Murff","given":"Harvey J."},{"family":"Signorello","given":"Lisa B."},{"family":"Lund","given":"Lars"},{"family":"Blot","given":"William J."}],"issued":{"date-parts":[["2008",11]]}}}],"schema":"https://github.com/citation-style-language/schema/raw/master/csl-citation.json"} </w:instrText>
      </w:r>
      <w:r w:rsidR="00292CED" w:rsidRPr="00857E3C">
        <w:rPr>
          <w:rFonts w:eastAsiaTheme="minorEastAsia"/>
          <w:color w:val="000000" w:themeColor="text1"/>
        </w:rPr>
        <w:fldChar w:fldCharType="separate"/>
      </w:r>
      <w:r w:rsidR="00292CED" w:rsidRPr="00857E3C">
        <w:rPr>
          <w:rFonts w:eastAsiaTheme="minorEastAsia"/>
          <w:noProof/>
          <w:color w:val="000000" w:themeColor="text1"/>
        </w:rPr>
        <w:t>[32]</w:t>
      </w:r>
      <w:r w:rsidR="00292CED" w:rsidRPr="00857E3C">
        <w:rPr>
          <w:rFonts w:eastAsiaTheme="minorEastAsia"/>
          <w:color w:val="000000" w:themeColor="text1"/>
        </w:rPr>
        <w:fldChar w:fldCharType="end"/>
      </w:r>
      <w:r w:rsidR="00EF29EC" w:rsidRPr="00857E3C">
        <w:rPr>
          <w:rFonts w:eastAsiaTheme="minorEastAsia"/>
          <w:color w:val="000000" w:themeColor="text1"/>
        </w:rPr>
        <w:t xml:space="preserve"> </w:t>
      </w:r>
      <w:r w:rsidR="00F02F66" w:rsidRPr="00857E3C">
        <w:rPr>
          <w:rFonts w:eastAsiaTheme="minorEastAsia"/>
          <w:color w:val="000000" w:themeColor="text1"/>
        </w:rPr>
        <w:t>as</w:t>
      </w:r>
      <w:r w:rsidR="00EF29EC" w:rsidRPr="00857E3C">
        <w:rPr>
          <w:rFonts w:eastAsiaTheme="minorEastAsia"/>
          <w:color w:val="000000" w:themeColor="text1"/>
        </w:rPr>
        <w:t xml:space="preserve"> </w:t>
      </w:r>
      <w:r w:rsidR="00F25427" w:rsidRPr="00857E3C">
        <w:rPr>
          <w:rFonts w:eastAsiaTheme="minorEastAsia" w:hint="eastAsia"/>
          <w:color w:val="000000" w:themeColor="text1"/>
        </w:rPr>
        <w:t>well as poor glycemic control</w:t>
      </w:r>
      <w:r w:rsidR="00EF29EC" w:rsidRPr="00857E3C">
        <w:rPr>
          <w:rFonts w:eastAsiaTheme="minorEastAsia"/>
          <w:color w:val="000000" w:themeColor="text1"/>
        </w:rPr>
        <w:t xml:space="preserve"> </w:t>
      </w:r>
      <w:r w:rsidR="00EF29EC" w:rsidRPr="00857E3C">
        <w:rPr>
          <w:rFonts w:eastAsiaTheme="minorEastAsia"/>
          <w:color w:val="000000" w:themeColor="text1"/>
        </w:rPr>
        <w:fldChar w:fldCharType="begin"/>
      </w:r>
      <w:r w:rsidR="00292CED" w:rsidRPr="00857E3C">
        <w:rPr>
          <w:rFonts w:eastAsiaTheme="minorEastAsia"/>
          <w:color w:val="000000" w:themeColor="text1"/>
        </w:rPr>
        <w:instrText xml:space="preserve"> ADDIN ZOTERO_ITEM CSL_CITATION {"citationID":"rcIxB83P","properties":{"formattedCitation":"[33,34]","plainCitation":"[33,34]","noteIndex":0},"citationItems":[{"id":460,"uris":["http://zotero.org/groups/5341101/items/FAT3AZLB"],"itemData":{"id":460,"type":"article-journal","abstract":"PURPOSE: The objective of the study was to assess the influence of socioeconomic status (SES) on the care of patients with diabetes.\nMETHODS: Quality indicators for patients who were taking medication for diabetes were established. Overall compliance with the quality indicators, as well as prevalence of diabetes by age, were obtained from a national database. Patients with national tax exemptions (used as a marker for low SES) were compared to those without.\nRESULTS: Of 4,110,852 citizens aged 18-74, 210,988 (5.1%) were receiving medication for diabetes. The prevalence of diabetes reached 19.9% in people aged 65-74. 495,392 citizens had an exemption, and they had a higher prevalence of diabetes that those who did not (15.4% vs. 3.7%). Patients with an exemption had a higher rate of having a yearly HbA1c done, a yearly LDL level done, a yearly eye exam, a yearly urinary protein exam, of being treated with insulin for an elevated HbA1c than those without an exemption. In patients with an exemption there was a lower percentage with an HbA1c less than 7%, a higher percentage with an HbA1c greater than 9%, and a lower percentage with an LDL less than 130. Multivariate analysis showed that exemption status was a predictor of better performance on process measures (LDL test done, OR-1.03, 95% CI 1.01-1.06, HbA1c test done, OR 1.03, 95% CI- 1.01-1.05) and of worse outcomes (high LDL, OR 0.92, 95% CI, 0.90-0.95 and high HbA1c, OR, 0.85, 95% CI, 0.83-0.87).\nCONCLUSIONS: In a country with universal healthcare, patients from a lower SES had an increased prevalence of diabetes and had greater adherence to preventive healthcare measures However, they were less successful in meeting target treatment goals.","container-title":"The American Journal of Medicine","DOI":"10.1016/j.amjmed.2006.02.010","ISSN":"1555-7162","issue":"8","journalAbbreviation":"Am J Med","language":"eng","note":"PMID: 16887412","page":"665-669","source":"PubMed","title":"Do patients with diabetes and low socioeconomic status receive less care and have worse outcomes? A national study","title-short":"Do patients with diabetes and low socioeconomic status receive less care and have worse outcomes?","volume":"119","author":[{"family":"Jotkowitz","given":"Alan B."},{"family":"Rabinowitz","given":"Gad"},{"family":"Raskin Segal","given":"Anat"},{"family":"Weitzman","given":"Ron"},{"family":"Epstein","given":"Leon"},{"family":"Porath","given":"Avi"}],"issued":{"date-parts":[["2006",8]]}}},{"id":456,"uris":["http://zotero.org/groups/5341101/items/CWR5P6D3"],"itemData":{"id":456,"type":"article-journal","abstract":"OBJECTIVE: To determine whether ethnic group differences in glycated haemoglobin (HbA1c) changed over a 5-year period in people on medication for type 2 diabetes.\nDESIGN: Open cohort in 2004-9.\nSETTING: Electronic records of 100 of the 101 general practices in two inner London boroughs.\nPARTICIPANTS: People aged 35 to 74 years on medication for type 2 diabetes.\nMAIN OUTCOME MEASURES: Mean HbA1c and proportion </w:instrText>
      </w:r>
      <w:r w:rsidR="00292CED" w:rsidRPr="00857E3C">
        <w:rPr>
          <w:rFonts w:eastAsiaTheme="minorEastAsia" w:hint="eastAsia"/>
          <w:color w:val="000000" w:themeColor="text1"/>
        </w:rPr>
        <w:instrText xml:space="preserve">with HbA1c controlled to </w:instrText>
      </w:r>
      <w:r w:rsidR="00292CED" w:rsidRPr="00857E3C">
        <w:rPr>
          <w:rFonts w:eastAsiaTheme="minorEastAsia" w:hint="eastAsia"/>
          <w:color w:val="000000" w:themeColor="text1"/>
        </w:rPr>
        <w:instrText>≤</w:instrText>
      </w:r>
      <w:r w:rsidR="00292CED" w:rsidRPr="00857E3C">
        <w:rPr>
          <w:rFonts w:eastAsiaTheme="minorEastAsia" w:hint="eastAsia"/>
          <w:color w:val="000000" w:themeColor="text1"/>
        </w:rPr>
        <w:instrText xml:space="preserve"> 7.5%.\nRESULTS: In this cohort of 24,111 people, 22% were White, 58% South Asian and 17% Black African/Caribbean. From 2004 to 2009 mean HbA1c improved from 8.2% to 7.8% for White, from 8.5% to 8.0% for Black African/Caribbean a</w:instrText>
      </w:r>
      <w:r w:rsidR="00292CED" w:rsidRPr="00857E3C">
        <w:rPr>
          <w:rFonts w:eastAsiaTheme="minorEastAsia"/>
          <w:color w:val="000000" w:themeColor="text1"/>
        </w:rPr>
        <w:instrText xml:space="preserve">nd from 8.5% to 8.0% for South Asian people. The proportion with HbA1c controlled to 7.5% or less, increased from 44% to 56% in White, 38% to 53% in Black African/Caribbean and 34% to 48% in South Asian people. Ethnic group and social deprivation were independently associated with HbA1c. South Asian and Black African/Caribbean people were treated more intensively than White people.\nCONCLUSION: HbA1c control improved for all ethnic groups between 2004-9. However, South Asian and Black African/Caribbean people had persistently worse control despite more intensive treatment and significantly more improvement than White people. Higher social deprivation was independently associated with worse control.","container-title":"Journal of the Royal Society of Medicine","DOI":"10.1258/jrsm.2012.110289","ISSN":"1758-1095","issue":"7","journalAbbreviation":"J R Soc Med","language":"eng","note":"PMID: 22396467\nPMCID: PMC3407404","page":"300-308","source":"PubMed","title":"Ethnic and social disparity in glycaemic control in type 2 diabetes; cohort study in general practice 2004-9","volume":"105","author":[{"family":"James","given":"Gareth D."},{"family":"Baker","given":"Peter"},{"family":"Badrick","given":"Ellena"},{"family":"Mathur","given":"Rohini"},{"family":"Hull","given":"Sally"},{"family":"Robson","given":"John"}],"issued":{"date-parts":[["2012",7]]}}}],"schema":"https://github.com/citation-style-language/schema/raw/master/csl-citation.json"} </w:instrText>
      </w:r>
      <w:r w:rsidR="00EF29EC" w:rsidRPr="00857E3C">
        <w:rPr>
          <w:rFonts w:eastAsiaTheme="minorEastAsia"/>
          <w:color w:val="000000" w:themeColor="text1"/>
        </w:rPr>
        <w:fldChar w:fldCharType="separate"/>
      </w:r>
      <w:r w:rsidR="00292CED" w:rsidRPr="00857E3C">
        <w:rPr>
          <w:rFonts w:eastAsiaTheme="minorEastAsia"/>
          <w:noProof/>
          <w:color w:val="000000" w:themeColor="text1"/>
        </w:rPr>
        <w:t>[33,34]</w:t>
      </w:r>
      <w:r w:rsidR="00EF29EC" w:rsidRPr="00857E3C">
        <w:rPr>
          <w:rFonts w:eastAsiaTheme="minorEastAsia"/>
          <w:color w:val="000000" w:themeColor="text1"/>
        </w:rPr>
        <w:fldChar w:fldCharType="end"/>
      </w:r>
      <w:r w:rsidR="009013C1" w:rsidRPr="00857E3C">
        <w:rPr>
          <w:rFonts w:eastAsiaTheme="minorEastAsia"/>
          <w:color w:val="000000" w:themeColor="text1"/>
        </w:rPr>
        <w:t>.</w:t>
      </w:r>
      <w:r w:rsidR="00836182" w:rsidRPr="00857E3C">
        <w:rPr>
          <w:rFonts w:eastAsiaTheme="minorEastAsia" w:hint="eastAsia"/>
          <w:color w:val="000000" w:themeColor="text1"/>
        </w:rPr>
        <w:t xml:space="preserve"> Although we used ethnicity as a covariate to control for socioeconomic status, the social deprivation index may be useful as a</w:t>
      </w:r>
      <w:r w:rsidR="008A7E7E" w:rsidRPr="00857E3C">
        <w:rPr>
          <w:rFonts w:eastAsiaTheme="minorEastAsia"/>
          <w:color w:val="000000" w:themeColor="text1"/>
        </w:rPr>
        <w:t>nother</w:t>
      </w:r>
      <w:r w:rsidR="00836182" w:rsidRPr="00857E3C">
        <w:rPr>
          <w:rFonts w:eastAsiaTheme="minorEastAsia" w:hint="eastAsia"/>
          <w:color w:val="000000" w:themeColor="text1"/>
        </w:rPr>
        <w:t xml:space="preserve"> covariate </w:t>
      </w:r>
      <w:r w:rsidR="008A7E7E" w:rsidRPr="00857E3C">
        <w:rPr>
          <w:rFonts w:eastAsiaTheme="minorEastAsia"/>
          <w:color w:val="000000" w:themeColor="text1"/>
        </w:rPr>
        <w:t>to include in the model</w:t>
      </w:r>
      <w:r w:rsidR="00836182" w:rsidRPr="00857E3C">
        <w:rPr>
          <w:rFonts w:eastAsiaTheme="minorEastAsia" w:hint="eastAsia"/>
          <w:color w:val="000000" w:themeColor="text1"/>
        </w:rPr>
        <w:t xml:space="preserve">. </w:t>
      </w:r>
      <w:r w:rsidR="007E5E6D" w:rsidRPr="00857E3C">
        <w:rPr>
          <w:color w:val="000000" w:themeColor="text1"/>
        </w:rPr>
        <w:t xml:space="preserve">Lastly, </w:t>
      </w:r>
      <w:r w:rsidR="00B27798" w:rsidRPr="00857E3C">
        <w:rPr>
          <w:rFonts w:eastAsiaTheme="minorEastAsia" w:hint="eastAsia"/>
          <w:color w:val="000000" w:themeColor="text1"/>
        </w:rPr>
        <w:t>t</w:t>
      </w:r>
      <w:r w:rsidR="00361495" w:rsidRPr="00857E3C">
        <w:rPr>
          <w:color w:val="000000" w:themeColor="text1"/>
        </w:rPr>
        <w:t xml:space="preserve">he prescription data only included drugs publicly funded in New Zealand. </w:t>
      </w:r>
      <w:r w:rsidR="00DA1A22" w:rsidRPr="00857E3C">
        <w:rPr>
          <w:color w:val="000000" w:themeColor="text1"/>
        </w:rPr>
        <w:t xml:space="preserve">Our study cohort started from 2008 to </w:t>
      </w:r>
      <w:r w:rsidR="007202EF" w:rsidRPr="00857E3C">
        <w:rPr>
          <w:color w:val="000000" w:themeColor="text1"/>
        </w:rPr>
        <w:t xml:space="preserve">the end of 2017. </w:t>
      </w:r>
      <w:r w:rsidR="00361495" w:rsidRPr="00857E3C">
        <w:rPr>
          <w:color w:val="000000" w:themeColor="text1"/>
        </w:rPr>
        <w:t xml:space="preserve">Although tamsulosin was not publicly funded until August 2010, we applied the same </w:t>
      </w:r>
      <w:proofErr w:type="gramStart"/>
      <w:r w:rsidR="00361495" w:rsidRPr="00857E3C">
        <w:rPr>
          <w:color w:val="000000" w:themeColor="text1"/>
        </w:rPr>
        <w:t>time period</w:t>
      </w:r>
      <w:proofErr w:type="gramEnd"/>
      <w:r w:rsidR="00361495" w:rsidRPr="00857E3C">
        <w:rPr>
          <w:color w:val="000000" w:themeColor="text1"/>
        </w:rPr>
        <w:t xml:space="preserve"> to the finasteride and tamsulosin cohorts (from January 2008). This may not have distorted our results as we used the dynamic cohort design</w:t>
      </w:r>
    </w:p>
    <w:p w14:paraId="15588E79" w14:textId="77777777" w:rsidR="00E733DD" w:rsidRPr="00857E3C" w:rsidRDefault="00E733DD">
      <w:pPr>
        <w:spacing w:line="480" w:lineRule="auto"/>
        <w:rPr>
          <w:rFonts w:eastAsiaTheme="minorEastAsia"/>
          <w:color w:val="000000" w:themeColor="text1"/>
        </w:rPr>
      </w:pPr>
    </w:p>
    <w:p w14:paraId="12ADA676" w14:textId="77777777" w:rsidR="002A06C1" w:rsidRDefault="00E733DD" w:rsidP="00D12C9B">
      <w:pPr>
        <w:spacing w:line="480" w:lineRule="auto"/>
        <w:rPr>
          <w:bCs/>
          <w:color w:val="000000" w:themeColor="text1"/>
        </w:rPr>
      </w:pPr>
      <w:r w:rsidRPr="00857E3C">
        <w:rPr>
          <w:rFonts w:eastAsiaTheme="minorEastAsia"/>
          <w:color w:val="000000" w:themeColor="text1"/>
        </w:rPr>
        <w:t>In conclusion, t</w:t>
      </w:r>
      <w:r w:rsidR="0003131A" w:rsidRPr="00857E3C">
        <w:rPr>
          <w:rFonts w:eastAsiaTheme="minorEastAsia"/>
          <w:color w:val="000000" w:themeColor="text1"/>
        </w:rPr>
        <w:t>he present study showed</w:t>
      </w:r>
      <w:r w:rsidR="00076BA7" w:rsidRPr="00857E3C">
        <w:rPr>
          <w:rFonts w:eastAsiaTheme="minorEastAsia"/>
          <w:color w:val="000000" w:themeColor="text1"/>
        </w:rPr>
        <w:t xml:space="preserve"> </w:t>
      </w:r>
      <w:r w:rsidR="00D03154" w:rsidRPr="00857E3C">
        <w:rPr>
          <w:rFonts w:eastAsiaTheme="minorEastAsia"/>
          <w:color w:val="000000" w:themeColor="text1"/>
        </w:rPr>
        <w:t>that</w:t>
      </w:r>
      <w:r w:rsidR="00CE5EA6" w:rsidRPr="00857E3C">
        <w:rPr>
          <w:rFonts w:eastAsiaTheme="minorEastAsia"/>
          <w:color w:val="000000" w:themeColor="text1"/>
        </w:rPr>
        <w:t xml:space="preserve"> finasteride users and tamsulosin </w:t>
      </w:r>
      <w:r w:rsidR="008D3E39" w:rsidRPr="00857E3C">
        <w:rPr>
          <w:rFonts w:eastAsiaTheme="minorEastAsia" w:hint="eastAsia"/>
          <w:color w:val="000000" w:themeColor="text1"/>
        </w:rPr>
        <w:t>users had</w:t>
      </w:r>
      <w:r w:rsidR="00CE5EA6" w:rsidRPr="00857E3C">
        <w:rPr>
          <w:rFonts w:eastAsiaTheme="minorEastAsia"/>
          <w:color w:val="000000" w:themeColor="text1"/>
        </w:rPr>
        <w:t xml:space="preserve"> similar risk</w:t>
      </w:r>
      <w:r w:rsidR="008D3E39" w:rsidRPr="00857E3C">
        <w:rPr>
          <w:rFonts w:eastAsiaTheme="minorEastAsia" w:hint="eastAsia"/>
          <w:color w:val="000000" w:themeColor="text1"/>
        </w:rPr>
        <w:t>s</w:t>
      </w:r>
      <w:r w:rsidR="00CE5EA6" w:rsidRPr="00857E3C">
        <w:rPr>
          <w:rFonts w:eastAsiaTheme="minorEastAsia"/>
          <w:color w:val="000000" w:themeColor="text1"/>
        </w:rPr>
        <w:t xml:space="preserve"> of poor glycemic control</w:t>
      </w:r>
      <w:r w:rsidR="0079713C" w:rsidRPr="00857E3C">
        <w:rPr>
          <w:rFonts w:eastAsiaTheme="minorEastAsia"/>
          <w:color w:val="000000" w:themeColor="text1"/>
        </w:rPr>
        <w:t xml:space="preserve"> with long-term usage of these drugs</w:t>
      </w:r>
      <w:r w:rsidR="008D3E39" w:rsidRPr="00857E3C">
        <w:rPr>
          <w:rFonts w:eastAsiaTheme="minorEastAsia" w:hint="eastAsia"/>
          <w:color w:val="000000" w:themeColor="text1"/>
        </w:rPr>
        <w:t xml:space="preserve"> among individuals with T2DM</w:t>
      </w:r>
      <w:r w:rsidR="00091A25" w:rsidRPr="00857E3C">
        <w:rPr>
          <w:rFonts w:eastAsiaTheme="minorEastAsia"/>
          <w:color w:val="000000" w:themeColor="text1"/>
        </w:rPr>
        <w:t xml:space="preserve">. </w:t>
      </w:r>
      <w:r w:rsidR="00575FE5" w:rsidRPr="00857E3C">
        <w:rPr>
          <w:rFonts w:eastAsiaTheme="minorEastAsia"/>
          <w:color w:val="000000" w:themeColor="text1"/>
        </w:rPr>
        <w:t xml:space="preserve"> </w:t>
      </w:r>
      <w:r w:rsidR="0063420C" w:rsidRPr="00857E3C">
        <w:rPr>
          <w:rFonts w:eastAsiaTheme="minorEastAsia"/>
          <w:color w:val="000000" w:themeColor="text1"/>
        </w:rPr>
        <w:t xml:space="preserve">Nevertheless, </w:t>
      </w:r>
      <w:r w:rsidR="00BA2248" w:rsidRPr="00857E3C">
        <w:rPr>
          <w:rFonts w:eastAsiaTheme="minorEastAsia" w:hint="eastAsia"/>
          <w:color w:val="000000" w:themeColor="text1"/>
        </w:rPr>
        <w:t>there</w:t>
      </w:r>
      <w:r w:rsidR="00575FE5" w:rsidRPr="00857E3C">
        <w:rPr>
          <w:rFonts w:eastAsiaTheme="minorEastAsia"/>
          <w:color w:val="000000" w:themeColor="text1"/>
        </w:rPr>
        <w:t xml:space="preserve"> could</w:t>
      </w:r>
      <w:r w:rsidR="0063420C" w:rsidRPr="00857E3C">
        <w:rPr>
          <w:rFonts w:eastAsiaTheme="minorEastAsia"/>
          <w:color w:val="000000" w:themeColor="text1"/>
        </w:rPr>
        <w:t xml:space="preserve"> be an</w:t>
      </w:r>
      <w:r w:rsidR="00575FE5" w:rsidRPr="00857E3C">
        <w:rPr>
          <w:rFonts w:eastAsiaTheme="minorEastAsia"/>
          <w:color w:val="000000" w:themeColor="text1"/>
        </w:rPr>
        <w:t xml:space="preserve"> increased risk during initiation of tamsulosin in </w:t>
      </w:r>
      <w:r w:rsidR="009E0F23" w:rsidRPr="00857E3C">
        <w:rPr>
          <w:rFonts w:eastAsiaTheme="minorEastAsia"/>
          <w:color w:val="000000" w:themeColor="text1"/>
        </w:rPr>
        <w:t>BPH-</w:t>
      </w:r>
      <w:r w:rsidR="00543513" w:rsidRPr="00857E3C">
        <w:rPr>
          <w:rFonts w:eastAsiaTheme="minorEastAsia"/>
          <w:color w:val="000000" w:themeColor="text1"/>
        </w:rPr>
        <w:t xml:space="preserve">treatment naïve patients with T2DM. </w:t>
      </w:r>
      <w:r w:rsidR="00435727" w:rsidRPr="00857E3C">
        <w:rPr>
          <w:bCs/>
          <w:color w:val="000000" w:themeColor="text1"/>
        </w:rPr>
        <w:t xml:space="preserve">Further studies with longer follow-up time and larger sample size </w:t>
      </w:r>
      <w:r w:rsidR="00353227" w:rsidRPr="00857E3C">
        <w:rPr>
          <w:rFonts w:eastAsiaTheme="minorEastAsia" w:hint="eastAsia"/>
          <w:bCs/>
          <w:color w:val="000000" w:themeColor="text1"/>
        </w:rPr>
        <w:t>are required</w:t>
      </w:r>
      <w:r w:rsidR="00435727" w:rsidRPr="00857E3C">
        <w:rPr>
          <w:bCs/>
          <w:color w:val="000000" w:themeColor="text1"/>
        </w:rPr>
        <w:t xml:space="preserve"> to </w:t>
      </w:r>
      <w:r w:rsidR="009037C8" w:rsidRPr="00857E3C">
        <w:rPr>
          <w:bCs/>
          <w:color w:val="000000" w:themeColor="text1"/>
        </w:rPr>
        <w:t xml:space="preserve">confirm these </w:t>
      </w:r>
      <w:r w:rsidR="00435727" w:rsidRPr="00857E3C">
        <w:rPr>
          <w:bCs/>
          <w:color w:val="000000" w:themeColor="text1"/>
        </w:rPr>
        <w:t>association</w:t>
      </w:r>
      <w:r w:rsidR="009037C8" w:rsidRPr="00857E3C">
        <w:rPr>
          <w:bCs/>
          <w:color w:val="000000" w:themeColor="text1"/>
        </w:rPr>
        <w:t>s</w:t>
      </w:r>
      <w:r w:rsidR="00435727" w:rsidRPr="00857E3C">
        <w:rPr>
          <w:bCs/>
          <w:color w:val="000000" w:themeColor="text1"/>
        </w:rPr>
        <w:t xml:space="preserve">. </w:t>
      </w:r>
    </w:p>
    <w:p w14:paraId="62281D88" w14:textId="77777777" w:rsidR="003C1CD7" w:rsidRDefault="003C1CD7" w:rsidP="00D12C9B">
      <w:pPr>
        <w:spacing w:line="480" w:lineRule="auto"/>
        <w:rPr>
          <w:bCs/>
          <w:color w:val="000000" w:themeColor="text1"/>
          <w:lang w:val="vi-VN"/>
        </w:rPr>
      </w:pPr>
    </w:p>
    <w:p w14:paraId="060B30EF" w14:textId="0DF47E0F" w:rsidR="003C1CD7" w:rsidRPr="00CC49C2" w:rsidRDefault="00445FC5" w:rsidP="003C1CD7">
      <w:pPr>
        <w:spacing w:line="480" w:lineRule="auto"/>
        <w:rPr>
          <w:b/>
          <w:color w:val="FF0000"/>
        </w:rPr>
      </w:pPr>
      <w:r w:rsidRPr="00CC49C2">
        <w:rPr>
          <w:b/>
          <w:color w:val="FF0000"/>
        </w:rPr>
        <w:t xml:space="preserve">DECLARATIONS AND </w:t>
      </w:r>
      <w:r w:rsidR="003C1CD7" w:rsidRPr="00CC49C2">
        <w:rPr>
          <w:b/>
          <w:color w:val="FF0000"/>
        </w:rPr>
        <w:t>ACKNOWLEDGMENTS</w:t>
      </w:r>
    </w:p>
    <w:p w14:paraId="298EE983" w14:textId="06F938EB" w:rsidR="00C12486" w:rsidRPr="00CC49C2" w:rsidRDefault="00A37A88" w:rsidP="003C1CD7">
      <w:pPr>
        <w:spacing w:line="480" w:lineRule="auto"/>
        <w:rPr>
          <w:color w:val="FF0000"/>
        </w:rPr>
      </w:pPr>
      <w:r w:rsidRPr="00CC49C2">
        <w:rPr>
          <w:color w:val="FF0000"/>
        </w:rPr>
        <w:t>We thank D</w:t>
      </w:r>
      <w:r w:rsidR="009951AA" w:rsidRPr="00CC49C2">
        <w:rPr>
          <w:color w:val="FF0000"/>
        </w:rPr>
        <w:t xml:space="preserve">r </w:t>
      </w:r>
      <w:r w:rsidR="00C12486" w:rsidRPr="00CC49C2">
        <w:rPr>
          <w:color w:val="FF0000"/>
        </w:rPr>
        <w:t xml:space="preserve">Jeffrey C.H. Donovan for his </w:t>
      </w:r>
      <w:proofErr w:type="gramStart"/>
      <w:r w:rsidR="00C12486" w:rsidRPr="00CC49C2">
        <w:rPr>
          <w:color w:val="FF0000"/>
        </w:rPr>
        <w:t>insights</w:t>
      </w:r>
      <w:proofErr w:type="gramEnd"/>
      <w:r w:rsidR="00C12486" w:rsidRPr="00CC49C2">
        <w:rPr>
          <w:color w:val="FF0000"/>
        </w:rPr>
        <w:t xml:space="preserve"> </w:t>
      </w:r>
      <w:proofErr w:type="gramStart"/>
      <w:r w:rsidR="00C12486" w:rsidRPr="00CC49C2">
        <w:rPr>
          <w:color w:val="FF0000"/>
        </w:rPr>
        <w:t>to improve</w:t>
      </w:r>
      <w:proofErr w:type="gramEnd"/>
      <w:r w:rsidR="00C12486" w:rsidRPr="00CC49C2">
        <w:rPr>
          <w:color w:val="FF0000"/>
        </w:rPr>
        <w:t xml:space="preserve"> this manuscript.</w:t>
      </w:r>
    </w:p>
    <w:p w14:paraId="7660EE87" w14:textId="31D38696" w:rsidR="003C1CD7" w:rsidRPr="00CC49C2" w:rsidRDefault="003C1CD7" w:rsidP="003C1CD7">
      <w:pPr>
        <w:spacing w:line="480" w:lineRule="auto"/>
        <w:rPr>
          <w:color w:val="FF0000"/>
        </w:rPr>
      </w:pPr>
      <w:r w:rsidRPr="00CC49C2">
        <w:rPr>
          <w:b/>
          <w:bCs/>
          <w:color w:val="FF0000"/>
        </w:rPr>
        <w:t>Funding</w:t>
      </w:r>
      <w:r w:rsidRPr="00CC49C2">
        <w:rPr>
          <w:color w:val="FF0000"/>
        </w:rPr>
        <w:t xml:space="preserve">. </w:t>
      </w:r>
      <w:r w:rsidRPr="00CC49C2">
        <w:rPr>
          <w:rFonts w:hint="eastAsia"/>
          <w:color w:val="FF0000"/>
        </w:rPr>
        <w:t>This study was supported by a MEF Fellowship conducted as part of "Education and Research capacity building project at University of Medicine and Pharmacy at Ho Chi Minh City" implemented by the Korea International Cooperation Agency (KOICA) in 2023. (No. 2021-00020-2)</w:t>
      </w:r>
      <w:r w:rsidRPr="00CC49C2">
        <w:rPr>
          <w:color w:val="FF0000"/>
        </w:rPr>
        <w:t>.</w:t>
      </w:r>
      <w:r w:rsidR="00D33929" w:rsidRPr="00CC49C2">
        <w:rPr>
          <w:color w:val="FF0000"/>
        </w:rPr>
        <w:t xml:space="preserve"> </w:t>
      </w:r>
      <w:r w:rsidR="00B80A39" w:rsidRPr="00CC49C2">
        <w:rPr>
          <w:color w:val="FF0000"/>
        </w:rPr>
        <w:t>KOICA has no influence on the design, analysis and publication of this study.</w:t>
      </w:r>
    </w:p>
    <w:p w14:paraId="7FABA999" w14:textId="01FD31B1" w:rsidR="003C1CD7" w:rsidRPr="00CC49C2" w:rsidRDefault="003C1CD7" w:rsidP="003C1CD7">
      <w:pPr>
        <w:spacing w:line="480" w:lineRule="auto"/>
        <w:rPr>
          <w:color w:val="FF0000"/>
        </w:rPr>
      </w:pPr>
      <w:r w:rsidRPr="00CC49C2">
        <w:rPr>
          <w:b/>
          <w:bCs/>
          <w:color w:val="FF0000"/>
        </w:rPr>
        <w:lastRenderedPageBreak/>
        <w:t>Author Contributions</w:t>
      </w:r>
      <w:r w:rsidRPr="00CC49C2">
        <w:rPr>
          <w:color w:val="FF0000"/>
        </w:rPr>
        <w:t xml:space="preserve">. M.-H.N. and J.C. devised the study using data from New Zealand, procured by M.S.P. M.-H.N. carried out the statistical analysis and authored the manuscript. J.C. supervised the study. M.S.P and J.C. provided substantial intellectual input. All authors approved the final manuscript. As the guarantor of this work, J.C. </w:t>
      </w:r>
      <w:proofErr w:type="gramStart"/>
      <w:r w:rsidRPr="00CC49C2">
        <w:rPr>
          <w:color w:val="FF0000"/>
        </w:rPr>
        <w:t>had</w:t>
      </w:r>
      <w:proofErr w:type="gramEnd"/>
      <w:r w:rsidRPr="00CC49C2">
        <w:rPr>
          <w:color w:val="FF0000"/>
        </w:rPr>
        <w:t xml:space="preserve"> full access to all the data in the study and assumes responsibility for the integrity of the data and the accuracy of the data analysis.</w:t>
      </w:r>
      <w:r w:rsidR="00644ECC" w:rsidRPr="00CC49C2">
        <w:rPr>
          <w:color w:val="FF0000"/>
        </w:rPr>
        <w:t xml:space="preserve"> </w:t>
      </w:r>
    </w:p>
    <w:p w14:paraId="68560DB8" w14:textId="2A1F721A" w:rsidR="00F25BD2" w:rsidRPr="00CC49C2" w:rsidRDefault="00F25BD2" w:rsidP="003C1CD7">
      <w:pPr>
        <w:spacing w:line="480" w:lineRule="auto"/>
        <w:rPr>
          <w:color w:val="FF0000"/>
        </w:rPr>
      </w:pPr>
      <w:r w:rsidRPr="00CC49C2">
        <w:rPr>
          <w:b/>
          <w:bCs/>
          <w:color w:val="FF0000"/>
        </w:rPr>
        <w:t>Declaration of interests.</w:t>
      </w:r>
      <w:r w:rsidR="00826257" w:rsidRPr="00CC49C2">
        <w:rPr>
          <w:b/>
          <w:bCs/>
          <w:color w:val="FF0000"/>
        </w:rPr>
        <w:t xml:space="preserve"> </w:t>
      </w:r>
      <w:r w:rsidR="00BC7FC3" w:rsidRPr="00CC49C2">
        <w:rPr>
          <w:color w:val="FF0000"/>
        </w:rPr>
        <w:t xml:space="preserve">All authors have nothing to declare. </w:t>
      </w:r>
    </w:p>
    <w:p w14:paraId="0E6FEFFE" w14:textId="77777777" w:rsidR="00AD70C4" w:rsidRPr="00CC49C2" w:rsidRDefault="00AD70C4" w:rsidP="000578B6">
      <w:pPr>
        <w:spacing w:line="480" w:lineRule="auto"/>
        <w:rPr>
          <w:color w:val="FF0000"/>
        </w:rPr>
      </w:pPr>
    </w:p>
    <w:p w14:paraId="1E2ADF03" w14:textId="63EDBF7D" w:rsidR="000578B6" w:rsidRPr="00CC49C2" w:rsidRDefault="00AD70C4" w:rsidP="000578B6">
      <w:pPr>
        <w:spacing w:line="480" w:lineRule="auto"/>
        <w:rPr>
          <w:b/>
          <w:bCs/>
          <w:color w:val="FF0000"/>
        </w:rPr>
      </w:pPr>
      <w:r w:rsidRPr="00CC49C2">
        <w:rPr>
          <w:b/>
          <w:bCs/>
          <w:color w:val="FF0000"/>
        </w:rPr>
        <w:t>DATA AND CODE AVAILABILITY STATEMENT</w:t>
      </w:r>
    </w:p>
    <w:p w14:paraId="6DBA30D5" w14:textId="77777777" w:rsidR="000578B6" w:rsidRPr="00CC49C2" w:rsidRDefault="000578B6" w:rsidP="000578B6">
      <w:pPr>
        <w:spacing w:line="480" w:lineRule="auto"/>
        <w:rPr>
          <w:rFonts w:eastAsiaTheme="minorEastAsia"/>
          <w:color w:val="FF0000"/>
        </w:rPr>
      </w:pPr>
      <w:r w:rsidRPr="00CC49C2">
        <w:rPr>
          <w:rFonts w:eastAsiaTheme="minorEastAsia"/>
          <w:color w:val="FF0000"/>
        </w:rPr>
        <w:t xml:space="preserve">The authors do not have permission to share data. The code used for this study is publicly available at: </w:t>
      </w:r>
      <w:hyperlink r:id="rId9" w:history="1">
        <w:r w:rsidRPr="00CC49C2">
          <w:rPr>
            <w:rStyle w:val="Hyperlink"/>
            <w:rFonts w:eastAsiaTheme="minorEastAsia"/>
            <w:color w:val="FF0000"/>
          </w:rPr>
          <w:t>https://github.com/minhha0510/NewZealand--5ARi-uses-and-diabetes-risk</w:t>
        </w:r>
      </w:hyperlink>
    </w:p>
    <w:p w14:paraId="6D2B9305" w14:textId="443DDBA2" w:rsidR="0076632B" w:rsidRPr="00264CBA" w:rsidRDefault="0076632B" w:rsidP="00264CBA">
      <w:pPr>
        <w:spacing w:line="480" w:lineRule="auto"/>
      </w:pPr>
      <w:r>
        <w:br w:type="page"/>
      </w:r>
    </w:p>
    <w:p w14:paraId="64DDB8F6" w14:textId="77777777" w:rsidR="0076632B" w:rsidRPr="000362FD" w:rsidRDefault="0076632B" w:rsidP="0076632B">
      <w:pPr>
        <w:spacing w:line="480" w:lineRule="auto"/>
        <w:rPr>
          <w:b/>
          <w:bCs/>
          <w:lang w:val="vi-VN"/>
        </w:rPr>
      </w:pPr>
      <w:r w:rsidRPr="000362FD">
        <w:rPr>
          <w:b/>
          <w:bCs/>
          <w:lang w:val="vi-VN"/>
        </w:rPr>
        <w:lastRenderedPageBreak/>
        <w:t>REFERENCES</w:t>
      </w:r>
    </w:p>
    <w:p w14:paraId="4926DA68" w14:textId="77777777" w:rsidR="00292CED" w:rsidRPr="00292CED" w:rsidRDefault="00FF3907" w:rsidP="00292CED">
      <w:pPr>
        <w:pStyle w:val="Bibliography"/>
      </w:pPr>
      <w:r>
        <w:fldChar w:fldCharType="begin"/>
      </w:r>
      <w:r>
        <w:instrText xml:space="preserve"> ADDIN ZOTERO_BIBL {"uncited":[],"omitted":[],"custom":[]} CSL_BIBLIOGRAPHY </w:instrText>
      </w:r>
      <w:r>
        <w:fldChar w:fldCharType="separate"/>
      </w:r>
      <w:r w:rsidR="00292CED" w:rsidRPr="00292CED">
        <w:t>[1]</w:t>
      </w:r>
      <w:r w:rsidR="00292CED" w:rsidRPr="00292CED">
        <w:tab/>
        <w:t>GBD 2019 Benign Prostatic Hyperplasia Collaborators, The global, regional, and national burden of benign prostatic hyperplasia in 204 countries and territories from 2000 to 2019: a systematic analysis for the Global Burden of Disease Study 2019, Lancet Healthy Longev. 3 (2022) e754–e776. https://doi.org/10.1016/S2666-7568(22)00213-6.</w:t>
      </w:r>
    </w:p>
    <w:p w14:paraId="729596AE" w14:textId="77777777" w:rsidR="00292CED" w:rsidRPr="00292CED" w:rsidRDefault="00292CED" w:rsidP="00292CED">
      <w:pPr>
        <w:pStyle w:val="Bibliography"/>
      </w:pPr>
      <w:r w:rsidRPr="00292CED">
        <w:t>[2]</w:t>
      </w:r>
      <w:r w:rsidRPr="00292CED">
        <w:tab/>
        <w:t>A.V. Sarma, J.K. Parsons, K. McVary, J.T. Wei, Diabetes and benign prostatic hyperplasia/lower urinary tract symptoms--what do we know?, J. Urol. 182 (2009) S32-37. https://doi.org/10.1016/j.juro.2009.07.088.</w:t>
      </w:r>
    </w:p>
    <w:p w14:paraId="6FC27550" w14:textId="77777777" w:rsidR="00292CED" w:rsidRPr="00292CED" w:rsidRDefault="00292CED" w:rsidP="00292CED">
      <w:pPr>
        <w:pStyle w:val="Bibliography"/>
      </w:pPr>
      <w:r w:rsidRPr="00292CED">
        <w:t>[3]</w:t>
      </w:r>
      <w:r w:rsidRPr="00292CED">
        <w:tab/>
        <w:t>J.K. Parsons, Modifiable risk factors for benign prostatic hyperplasia and lower urinary tract symptoms: new approaches to old problems, J. Urol. 178 (2007) 395–401. https://doi.org/10.1016/j.juro.2007.03.103.</w:t>
      </w:r>
    </w:p>
    <w:p w14:paraId="121B71AE" w14:textId="77777777" w:rsidR="00292CED" w:rsidRPr="00292CED" w:rsidRDefault="00292CED" w:rsidP="00292CED">
      <w:pPr>
        <w:pStyle w:val="Bibliography"/>
      </w:pPr>
      <w:r w:rsidRPr="00292CED">
        <w:t>[4]</w:t>
      </w:r>
      <w:r w:rsidRPr="00292CED">
        <w:tab/>
        <w:t>B.N. Breyer, A.V. Sarma, Hyperglycemia and insulin resistance and the risk of BPH/LUTS: an update of recent literature, Curr. Urol. Rep. 15 (2014) 462. https://doi.org/10.1007/s11934-014-0462-x.</w:t>
      </w:r>
    </w:p>
    <w:p w14:paraId="41E4DE2D" w14:textId="77777777" w:rsidR="00292CED" w:rsidRPr="00292CED" w:rsidRDefault="00292CED" w:rsidP="00292CED">
      <w:pPr>
        <w:pStyle w:val="Bibliography"/>
      </w:pPr>
      <w:r w:rsidRPr="00292CED">
        <w:t>[5]</w:t>
      </w:r>
      <w:r w:rsidRPr="00292CED">
        <w:tab/>
        <w:t>A.V. Sarma, J.P. Burke, D.J. Jacobson, M.E. McGree, J. St Sauver, C.J. Girman, M.M. Lieber, W. Herman, J. Macoska, J.E. Montie, S.J. Jacobsen, Associations between diabetes and clinical markers of benign prostatic hyperplasia among community-dwelling Black and White men, Diabetes Care 31 (2008) 476–482. https://doi.org/10.2337/dc07-1148.</w:t>
      </w:r>
    </w:p>
    <w:p w14:paraId="042C4682" w14:textId="77777777" w:rsidR="00292CED" w:rsidRPr="00292CED" w:rsidRDefault="00292CED" w:rsidP="00292CED">
      <w:pPr>
        <w:pStyle w:val="Bibliography"/>
      </w:pPr>
      <w:r w:rsidRPr="00292CED">
        <w:t>[6]</w:t>
      </w:r>
      <w:r w:rsidRPr="00292CED">
        <w:tab/>
        <w:t>M.C. Michel, L. Mehlburger, H. Schumacher, H.U. Bressel, M. Goepel, Effect of diabetes on lower urinary tract symptoms in patients with benign prostatic hyperplasia, J. Urol. 163 (2000) 1725–1729.</w:t>
      </w:r>
    </w:p>
    <w:p w14:paraId="31999AC1" w14:textId="77777777" w:rsidR="00292CED" w:rsidRPr="00292CED" w:rsidRDefault="00292CED" w:rsidP="00292CED">
      <w:pPr>
        <w:pStyle w:val="Bibliography"/>
      </w:pPr>
      <w:r w:rsidRPr="00292CED">
        <w:t>[7]</w:t>
      </w:r>
      <w:r w:rsidRPr="00292CED">
        <w:tab/>
        <w:t>C. Xin, H. Fan, J. Xie, J. Hu, X. Sun, Q. Liu, Impact of Diabetes Mellitus on Lower Urinary Tract Symptoms in Benign Prostatic Hyperplasia Patients: A Meta-Analysis, Front. Endocrinol. 12 (2021) 741748. https://doi.org/10.3389/fendo.2021.741748.</w:t>
      </w:r>
    </w:p>
    <w:p w14:paraId="6CD2BA6C" w14:textId="77777777" w:rsidR="00292CED" w:rsidRPr="00292CED" w:rsidRDefault="00292CED" w:rsidP="00292CED">
      <w:pPr>
        <w:pStyle w:val="Bibliography"/>
      </w:pPr>
      <w:r w:rsidRPr="00292CED">
        <w:t>[8]</w:t>
      </w:r>
      <w:r w:rsidRPr="00292CED">
        <w:tab/>
        <w:t>D.E.W. Livingstone, P. Barat, E.M. Di Rollo, G.A. Rees, B.A. Weldin, E.A. Rog-Zielinska, D.P. MacFarlane, B.R. Walker, R. Andrew, 5α-Reductase type 1 deficiency or inhibition predisposes to insulin resistance, hepatic steatosis, and liver fibrosis in rodents, Diabetes 64 (2015) 447–458. https://doi.org/10.2337/db14-0249.</w:t>
      </w:r>
    </w:p>
    <w:p w14:paraId="6B46B90B" w14:textId="77777777" w:rsidR="00292CED" w:rsidRPr="00292CED" w:rsidRDefault="00292CED" w:rsidP="00292CED">
      <w:pPr>
        <w:pStyle w:val="Bibliography"/>
      </w:pPr>
      <w:r w:rsidRPr="00292CED">
        <w:t>[9]</w:t>
      </w:r>
      <w:r w:rsidRPr="00292CED">
        <w:tab/>
        <w:t>H. Wang, X. Sun, L. Zhao, X. Chen, J. Zhao, Androgen deprivation therapy is associated with diabetes: Evidence from meta‐analysis, J. Diabetes Investig. 7 (2016) 629. https://doi.org/10.1111/jdi.12472.</w:t>
      </w:r>
    </w:p>
    <w:p w14:paraId="1335C5EC" w14:textId="77777777" w:rsidR="00292CED" w:rsidRPr="00292CED" w:rsidRDefault="00292CED" w:rsidP="00292CED">
      <w:pPr>
        <w:pStyle w:val="Bibliography"/>
      </w:pPr>
      <w:r w:rsidRPr="00292CED">
        <w:t>[10]</w:t>
      </w:r>
      <w:r w:rsidRPr="00292CED">
        <w:tab/>
        <w:t>R. Upreti, K.A. Hughes, D.E.W. Livingstone, C.D. Gray, F.C. Minns, D.P. Macfarlane, I. Marshall, L.H. Stewart, B.R. Walker, R. Andrew, 5α-reductase type 1 modulates insulin sensitivity in men, J. Clin. Endocrinol. Metab. 99 (2014) E1397-1406. https://doi.org/10.1210/jc.2014-1395.</w:t>
      </w:r>
    </w:p>
    <w:p w14:paraId="10F6AA01" w14:textId="77777777" w:rsidR="00292CED" w:rsidRPr="00292CED" w:rsidRDefault="00292CED" w:rsidP="00292CED">
      <w:pPr>
        <w:pStyle w:val="Bibliography"/>
      </w:pPr>
      <w:r w:rsidRPr="00292CED">
        <w:t>[11]</w:t>
      </w:r>
      <w:r w:rsidRPr="00292CED">
        <w:tab/>
        <w:t>A.C. Pessina, L. Ciccariello, F. Perrone, V. Stoico, G. Gussoni, A. Scotti, M. Muggeo, Clinical efficacy and tolerability of alpha-blocker doxazosin as add-on therapy in patients with hypertension and impaired glucose metabolism, Nutr. Metab. Cardiovasc. Dis. NMCD 16 (2006) 137–147. https://doi.org/10.1016/j.numecd.2005.04.005.</w:t>
      </w:r>
    </w:p>
    <w:p w14:paraId="61E4B5D6" w14:textId="77777777" w:rsidR="00292CED" w:rsidRPr="00292CED" w:rsidRDefault="00292CED" w:rsidP="00292CED">
      <w:pPr>
        <w:pStyle w:val="Bibliography"/>
      </w:pPr>
      <w:r w:rsidRPr="00292CED">
        <w:t>[12]</w:t>
      </w:r>
      <w:r w:rsidRPr="00292CED">
        <w:tab/>
        <w:t>S.C. Nigro, R. Nolan, N. Boemio, Probable Tamsulosin-Induced Hyperglycemia: A Case Study, Clin. Diabetes Publ. Am. Diabetes Assoc. 40 (2022) 113. https://doi.org/10.2337/cd21-0018.</w:t>
      </w:r>
    </w:p>
    <w:p w14:paraId="1E20CBE7" w14:textId="77777777" w:rsidR="00292CED" w:rsidRPr="00292CED" w:rsidRDefault="00292CED" w:rsidP="00292CED">
      <w:pPr>
        <w:pStyle w:val="Bibliography"/>
      </w:pPr>
      <w:r w:rsidRPr="00292CED">
        <w:t>[13]</w:t>
      </w:r>
      <w:r w:rsidRPr="00292CED">
        <w:tab/>
        <w:t>S. Borgsteede, R. Bruggeman, R. Hoefnagel, M. Huiskes, E. van Puijenbroek, Tamsulosin and hyperglycaemia in patients with diabetes, Neth. J. Med. 68 (2010) 141–143.</w:t>
      </w:r>
    </w:p>
    <w:p w14:paraId="6B3B2BBD" w14:textId="77777777" w:rsidR="00292CED" w:rsidRPr="00292CED" w:rsidRDefault="00292CED" w:rsidP="00292CED">
      <w:pPr>
        <w:pStyle w:val="Bibliography"/>
      </w:pPr>
      <w:r w:rsidRPr="00292CED">
        <w:lastRenderedPageBreak/>
        <w:t>[14]</w:t>
      </w:r>
      <w:r w:rsidRPr="00292CED">
        <w:tab/>
        <w:t>S.-S. Lee, Y.-W. Yang, T.-H. Tsai, Y.-H. Kuo, H.-Y. Chuang, C.-C. Lee, T.-F. Hsieh, 5-alpha-reductase inhibitors and the risk of diabetes mellitus: A nationwide population-based study, The Prostate 76 (2016) 41–47. https://doi.org/10.1002/pros.23097.</w:t>
      </w:r>
    </w:p>
    <w:p w14:paraId="5809F528" w14:textId="77777777" w:rsidR="00292CED" w:rsidRPr="00292CED" w:rsidRDefault="00292CED" w:rsidP="00292CED">
      <w:pPr>
        <w:pStyle w:val="Bibliography"/>
      </w:pPr>
      <w:r w:rsidRPr="00292CED">
        <w:t>[15]</w:t>
      </w:r>
      <w:r w:rsidRPr="00292CED">
        <w:tab/>
        <w:t>L. Wei, E.C.-C. Lai, Y.-H. Kao-Yang, B.R. Walker, T.M. MacDonald, R. Andrew, Incidence of type 2 diabetes mellitus in men receiving steroid 5α-reductase inhibitors: population based cohort study, BMJ 365 (2019) l1204. https://doi.org/10.1136/bmj.l1204.</w:t>
      </w:r>
    </w:p>
    <w:p w14:paraId="110EF758" w14:textId="77777777" w:rsidR="00292CED" w:rsidRPr="00292CED" w:rsidRDefault="00292CED" w:rsidP="00292CED">
      <w:pPr>
        <w:pStyle w:val="Bibliography"/>
      </w:pPr>
      <w:r w:rsidRPr="00292CED">
        <w:t>[16]</w:t>
      </w:r>
      <w:r w:rsidRPr="00292CED">
        <w:tab/>
        <w:t>Statistics and data sets | Ministry of Health NZ, (n.d.). https://www.health.govt.nz/statistics-research/statistics-and-data-sets (accessed November 14, 2024).</w:t>
      </w:r>
    </w:p>
    <w:p w14:paraId="0633AF75" w14:textId="77777777" w:rsidR="00292CED" w:rsidRPr="00292CED" w:rsidRDefault="00292CED" w:rsidP="00292CED">
      <w:pPr>
        <w:pStyle w:val="Bibliography"/>
      </w:pPr>
      <w:r w:rsidRPr="00292CED">
        <w:t>[17]</w:t>
      </w:r>
      <w:r w:rsidRPr="00292CED">
        <w:tab/>
        <w:t>J. Chun, J. Strong, S. Urquhart, Insulin Initiation and Titration in Patients With Type 2 Diabetes, Diabetes Spectr. Publ. Am. Diabetes Assoc. 32 (2019) 104–111. https://doi.org/10.2337/ds18-0005.</w:t>
      </w:r>
    </w:p>
    <w:p w14:paraId="07DECFBC" w14:textId="77777777" w:rsidR="00292CED" w:rsidRPr="00292CED" w:rsidRDefault="00292CED" w:rsidP="00292CED">
      <w:pPr>
        <w:pStyle w:val="Bibliography"/>
      </w:pPr>
      <w:r w:rsidRPr="00292CED">
        <w:t>[18]</w:t>
      </w:r>
      <w:r w:rsidRPr="00292CED">
        <w:tab/>
        <w:t>L. Holder-Pearson, J.G. Chase, Socio-Economic Inequity: Diabetes in New Zealand, Front. Med. 9 (2022) 756223. https://doi.org/10.3389/fmed.2022.756223.</w:t>
      </w:r>
    </w:p>
    <w:p w14:paraId="09D40391" w14:textId="77777777" w:rsidR="00292CED" w:rsidRPr="00292CED" w:rsidRDefault="00292CED" w:rsidP="00292CED">
      <w:pPr>
        <w:pStyle w:val="Bibliography"/>
      </w:pPr>
      <w:r w:rsidRPr="00292CED">
        <w:t>[19]</w:t>
      </w:r>
      <w:r w:rsidRPr="00292CED">
        <w:tab/>
        <w:t>D. Yu, Z. Zhao, U.L. Osuagwu, K. Pickering, J. Baker, R. Cutfield, B.J. Orr-Walker, Y. Cai, D. Simmons, Ethnic differences in mortality and hospital admission rates between Māori, Pacific, and European New Zealanders with type 2 diabetes between 1994 and 2018: a retrospective, population-based, longitudinal cohort study, Lancet Glob. Health 9 (2021) e209–e217. https://doi.org/10.1016/S2214-109X(20)30412-5.</w:t>
      </w:r>
    </w:p>
    <w:p w14:paraId="259981DB" w14:textId="77777777" w:rsidR="00292CED" w:rsidRPr="00292CED" w:rsidRDefault="00292CED" w:rsidP="00292CED">
      <w:pPr>
        <w:pStyle w:val="Bibliography"/>
      </w:pPr>
      <w:r w:rsidRPr="00292CED">
        <w:t>[20]</w:t>
      </w:r>
      <w:r w:rsidRPr="00292CED">
        <w:tab/>
        <w:t>Common code tables - Health New Zealand | Te Whatu Ora, (n.d.). https://www.tewhatuora.govt.nz/for-health-professionals/data-and-statistics/nz-health-statistics/data-references/code-tables/common-code-tables (accessed November 14, 2024).</w:t>
      </w:r>
    </w:p>
    <w:p w14:paraId="0D178089" w14:textId="77777777" w:rsidR="00292CED" w:rsidRPr="00292CED" w:rsidRDefault="00292CED" w:rsidP="00292CED">
      <w:pPr>
        <w:pStyle w:val="Bibliography"/>
      </w:pPr>
      <w:r w:rsidRPr="00292CED">
        <w:t>[21]</w:t>
      </w:r>
      <w:r w:rsidRPr="00292CED">
        <w:tab/>
        <w:t>P.C. Austin, E.A. Stuart, Moving towards best practice when using inverse probability of treatment weighting (IPTW) using the propensity score to estimate causal treatment effects in observational studies, Stat. Med. 34 (2015) 3661–3679. https://doi.org/10.1002/sim.6607.</w:t>
      </w:r>
    </w:p>
    <w:p w14:paraId="59AAB04E" w14:textId="77777777" w:rsidR="00292CED" w:rsidRPr="00292CED" w:rsidRDefault="00292CED" w:rsidP="00292CED">
      <w:pPr>
        <w:pStyle w:val="Bibliography"/>
      </w:pPr>
      <w:r w:rsidRPr="00292CED">
        <w:t>[22]</w:t>
      </w:r>
      <w:r w:rsidRPr="00292CED">
        <w:tab/>
        <w:t>J.M. Hazlehurst, A.I. Oprescu, N. Nikolaou, R. Di Guida, A.E.K. Grinbergs, N.P. Davies, R.B. Flintham, M.J. Armstrong, A.E. Taylor, B.A. Hughes, J. Yu, L. Hodson, W.B. Dunn, J.W. Tomlinson, Dual-5α-Reductase Inhibition Promotes Hepatic Lipid Accumulation in Man, J. Clin. Endocrinol. Metab. 101 (2016) 103–113. https://doi.org/10.1210/jc.2015-2928.</w:t>
      </w:r>
    </w:p>
    <w:p w14:paraId="043A8472" w14:textId="77777777" w:rsidR="00292CED" w:rsidRPr="00292CED" w:rsidRDefault="00292CED" w:rsidP="00292CED">
      <w:pPr>
        <w:pStyle w:val="Bibliography"/>
      </w:pPr>
      <w:r w:rsidRPr="00292CED">
        <w:t>[23]</w:t>
      </w:r>
      <w:r w:rsidRPr="00292CED">
        <w:tab/>
        <w:t>F. Andreozzi, R. Candido, S. Corrao, R. Fornengo, A. Giancaterini, P. Ponzani, M.C. Ponziani, F. Tuccinardi, D. Mannino, Clinical inertia is the enemy of therapeutic success in the management of diabetes and its complications: a narrative literature review, Diabetol. Metab. Syndr. 12 (2020) 52. https://doi.org/10.1186/s13098-020-00559-7.</w:t>
      </w:r>
    </w:p>
    <w:p w14:paraId="53F7B04D" w14:textId="77777777" w:rsidR="00292CED" w:rsidRPr="00292CED" w:rsidRDefault="00292CED" w:rsidP="00292CED">
      <w:pPr>
        <w:pStyle w:val="Bibliography"/>
      </w:pPr>
      <w:r w:rsidRPr="00292CED">
        <w:t>[24]</w:t>
      </w:r>
      <w:r w:rsidRPr="00292CED">
        <w:tab/>
        <w:t>M. Jiwrajka, W. Yaxley, M. Perera, M. Roberts, N. Dunglison, J. Yaxley, R. Esler, Review and update of benign prostatic hyperplasia in general practice, Aust. J. Gen. Pract. 47 (2018) 471–475. https://doi.org/10.31128/AFP-08-17-4292.</w:t>
      </w:r>
    </w:p>
    <w:p w14:paraId="60335E3A" w14:textId="77777777" w:rsidR="00292CED" w:rsidRPr="00292CED" w:rsidRDefault="00292CED" w:rsidP="00292CED">
      <w:pPr>
        <w:pStyle w:val="Bibliography"/>
      </w:pPr>
      <w:r w:rsidRPr="00292CED">
        <w:t>[25]</w:t>
      </w:r>
      <w:r w:rsidRPr="00292CED">
        <w:tab/>
        <w:t>L.B. Lerner, K.T. McVary, M.J. Barry, B.R. Bixler, P. Dahm, A.K. Das, M.C. Gandhi, S.A. Kaplan, T.S. Kohler, L. Martin, J.K. Parsons, C.G. Roehrborn, J.T. Stoffel, C. Welliver, T.J. Wilt, Management of Lower Urinary Tract Symptoms Attributed to Benign Prostatic Hyperplasia: AUA GUIDELINE PART I-Initial Work-up and Medical Management, J. Urol. 206 (2021) 806–817. https://doi.org/10.1097/JU.0000000000002183.</w:t>
      </w:r>
    </w:p>
    <w:p w14:paraId="2DB2B242" w14:textId="77777777" w:rsidR="00292CED" w:rsidRPr="00292CED" w:rsidRDefault="00292CED" w:rsidP="00292CED">
      <w:pPr>
        <w:pStyle w:val="Bibliography"/>
      </w:pPr>
      <w:r w:rsidRPr="00292CED">
        <w:t>[26]</w:t>
      </w:r>
      <w:r w:rsidRPr="00292CED">
        <w:tab/>
        <w:t>R.G. McCoy, K.J. Lipska, H.K.V. Houten, N.D. Shah, Paradox of glycemic management: multimorbidity, glycemic control, and high-risk medication use among adults with diabetes, BMJ Open Diabetes Res. Care 8 (2020). https://doi.org/10.1136/bmjdrc-2019-001007.</w:t>
      </w:r>
    </w:p>
    <w:p w14:paraId="3B6D69FD" w14:textId="77777777" w:rsidR="00292CED" w:rsidRPr="00292CED" w:rsidRDefault="00292CED" w:rsidP="00292CED">
      <w:pPr>
        <w:pStyle w:val="Bibliography"/>
      </w:pPr>
      <w:r w:rsidRPr="00292CED">
        <w:lastRenderedPageBreak/>
        <w:t>[27]</w:t>
      </w:r>
      <w:r w:rsidRPr="00292CED">
        <w:tab/>
        <w:t>M. Boschmann, G. Krupp, F.C. Luft, S. Klaus, J. Jordan, In vivo response to alpha(1)-adrenoreceptor stimulation in human white adipose tissue, Obes. Res. 10 (2002) 555–558. https://doi.org/10.1038/oby.2002.75.</w:t>
      </w:r>
    </w:p>
    <w:p w14:paraId="6F87EAD8" w14:textId="77777777" w:rsidR="00292CED" w:rsidRPr="00292CED" w:rsidRDefault="00292CED" w:rsidP="00292CED">
      <w:pPr>
        <w:pStyle w:val="Bibliography"/>
      </w:pPr>
      <w:r w:rsidRPr="00292CED">
        <w:t>[28]</w:t>
      </w:r>
      <w:r w:rsidRPr="00292CED">
        <w:tab/>
        <w:t>M. Flechtner-Mors, C.P. Jenkinson, A. Alt, H.K. Biesalski, G. Adler, H.H. Ditschuneit, Sympathetic regulation of glucose uptake by the alpha1-adrenoceptor in human obesity, Obes. Res. 12 (2004) 612–620. https://doi.org/10.1038/oby.2004.70.</w:t>
      </w:r>
    </w:p>
    <w:p w14:paraId="4C495BCD" w14:textId="77777777" w:rsidR="00292CED" w:rsidRPr="00292CED" w:rsidRDefault="00292CED" w:rsidP="00292CED">
      <w:pPr>
        <w:pStyle w:val="Bibliography"/>
      </w:pPr>
      <w:r w:rsidRPr="00292CED">
        <w:t>[29]</w:t>
      </w:r>
      <w:r w:rsidRPr="00292CED">
        <w:tab/>
        <w:t>J. Johnstone, A. Lusty, M. Tohidi, M. Whitehead, J. Tranmer, J.C. Nickel, D.R. Siemens, The association of new-onset diabetes mellitus and medical therapy for benign prostatic hyperplasia: A population-based study, Can. Urol. Assoc. J. J. Assoc. Urol. Can. 15 (2021) 240–246. https://doi.org/10.5489/cuaj.7489.</w:t>
      </w:r>
    </w:p>
    <w:p w14:paraId="3553A090" w14:textId="77777777" w:rsidR="00292CED" w:rsidRPr="00292CED" w:rsidRDefault="00292CED" w:rsidP="00292CED">
      <w:pPr>
        <w:pStyle w:val="Bibliography"/>
      </w:pPr>
      <w:r w:rsidRPr="00292CED">
        <w:t>[30]</w:t>
      </w:r>
      <w:r w:rsidRPr="00292CED">
        <w:tab/>
        <w:t>Z. Chen, L. Miao, X. Gao, G. Wang, Y. Xu, Effect of obesity and hyperglycemia on benign prostatic hyperplasia in elderly patients with newly diagnosed type 2 diabetes, Int. J. Clin. Exp. Med. 8 (2015) 11289.</w:t>
      </w:r>
    </w:p>
    <w:p w14:paraId="64438D07" w14:textId="77777777" w:rsidR="00292CED" w:rsidRPr="00292CED" w:rsidRDefault="00292CED" w:rsidP="00292CED">
      <w:pPr>
        <w:pStyle w:val="Bibliography"/>
      </w:pPr>
      <w:r w:rsidRPr="00292CED">
        <w:t>[31]</w:t>
      </w:r>
      <w:r w:rsidRPr="00292CED">
        <w:tab/>
        <w:t>H.-Y. Ngai, K.-K.S. Yuen, C.-M. Ng, C.-H. Cheng, S.-K.P. Chu, Metabolic syndrome and benign prostatic hyperplasia: An update, Asian J. Urol. 4 (2017) 164. https://doi.org/10.1016/j.ajur.2017.05.001.</w:t>
      </w:r>
    </w:p>
    <w:p w14:paraId="0E8621C8" w14:textId="77777777" w:rsidR="00292CED" w:rsidRPr="00292CED" w:rsidRDefault="00292CED" w:rsidP="00292CED">
      <w:pPr>
        <w:pStyle w:val="Bibliography"/>
      </w:pPr>
      <w:r w:rsidRPr="00292CED">
        <w:t>[32]</w:t>
      </w:r>
      <w:r w:rsidRPr="00292CED">
        <w:tab/>
        <w:t>J.H. Fowke, H.J. Murff, L.B. Signorello, L. Lund, W.J. Blot, Race and socioeconomic status are independently associated with benign prostatic hyperplasia, J. Urol. 180 (2008) 2091–2096; discussion 2096. https://doi.org/10.1016/j.juro.2008.07.059.</w:t>
      </w:r>
    </w:p>
    <w:p w14:paraId="4ACAC022" w14:textId="77777777" w:rsidR="00292CED" w:rsidRPr="00292CED" w:rsidRDefault="00292CED" w:rsidP="00292CED">
      <w:pPr>
        <w:pStyle w:val="Bibliography"/>
      </w:pPr>
      <w:r w:rsidRPr="00292CED">
        <w:t>[33]</w:t>
      </w:r>
      <w:r w:rsidRPr="00292CED">
        <w:tab/>
        <w:t>A.B. Jotkowitz, G. Rabinowitz, A. Raskin Segal, R. Weitzman, L. Epstein, A. Porath, Do patients with diabetes and low socioeconomic status receive less care and have worse outcomes? A national study, Am. J. Med. 119 (2006) 665–669. https://doi.org/10.1016/j.amjmed.2006.02.010.</w:t>
      </w:r>
    </w:p>
    <w:p w14:paraId="5F39C752" w14:textId="77777777" w:rsidR="00292CED" w:rsidRPr="00292CED" w:rsidRDefault="00292CED" w:rsidP="00292CED">
      <w:pPr>
        <w:pStyle w:val="Bibliography"/>
      </w:pPr>
      <w:r w:rsidRPr="00292CED">
        <w:t>[34]</w:t>
      </w:r>
      <w:r w:rsidRPr="00292CED">
        <w:tab/>
        <w:t>G.D. James, P. Baker, E. Badrick, R. Mathur, S. Hull, J. Robson, Ethnic and social disparity in glycaemic control in type 2 diabetes; cohort study in general practice 2004-9, J. R. Soc. Med. 105 (2012) 300–308. https://doi.org/10.1258/jrsm.2012.110289.</w:t>
      </w:r>
    </w:p>
    <w:p w14:paraId="2942DA43" w14:textId="1CCE5706" w:rsidR="0076632B" w:rsidRDefault="00FF3907" w:rsidP="000E3C80">
      <w:r>
        <w:fldChar w:fldCharType="end"/>
      </w:r>
      <w:r w:rsidR="005018AB">
        <w:t>[35]     Guidance on the</w:t>
      </w:r>
      <w:r w:rsidR="00722AB8">
        <w:t xml:space="preserve"> Management of Type 2 Diabetes</w:t>
      </w:r>
      <w:r w:rsidR="000D6272">
        <w:t xml:space="preserve"> | </w:t>
      </w:r>
      <w:proofErr w:type="spellStart"/>
      <w:r w:rsidR="00722AB8">
        <w:t>NewZealand</w:t>
      </w:r>
      <w:proofErr w:type="spellEnd"/>
      <w:r w:rsidR="00722AB8">
        <w:t xml:space="preserve"> Ministry of </w:t>
      </w:r>
      <w:r w:rsidR="000D6272">
        <w:t>H</w:t>
      </w:r>
      <w:r w:rsidR="00722AB8">
        <w:t>ealth</w:t>
      </w:r>
      <w:r w:rsidR="004602BD">
        <w:t>, (</w:t>
      </w:r>
      <w:proofErr w:type="spellStart"/>
      <w:r w:rsidR="004602BD">
        <w:t>n.d</w:t>
      </w:r>
      <w:proofErr w:type="spellEnd"/>
      <w:r w:rsidR="004602BD">
        <w:t>)</w:t>
      </w:r>
      <w:r w:rsidR="00722AB8">
        <w:t>.</w:t>
      </w:r>
      <w:r w:rsidR="004602BD" w:rsidRPr="004602BD">
        <w:t xml:space="preserve"> </w:t>
      </w:r>
      <w:r w:rsidR="004602BD">
        <w:t xml:space="preserve">  </w:t>
      </w:r>
      <w:hyperlink r:id="rId10" w:history="1">
        <w:r w:rsidR="004602BD" w:rsidRPr="00F607F1">
          <w:rPr>
            <w:rStyle w:val="Hyperlink"/>
          </w:rPr>
          <w:t>https://extranet.who.int/ncdccs/Data/NIU_D1_NZGG-management-of-type-2-diabetes-web.pdf</w:t>
        </w:r>
      </w:hyperlink>
      <w:r w:rsidR="004602BD">
        <w:t xml:space="preserve"> (accessed 26 Nov 2024)</w:t>
      </w:r>
    </w:p>
    <w:p w14:paraId="72F5EA33" w14:textId="0D7398FD" w:rsidR="00AD70C4" w:rsidRDefault="00AD70C4">
      <w:r>
        <w:br w:type="page"/>
      </w:r>
    </w:p>
    <w:tbl>
      <w:tblPr>
        <w:tblStyle w:val="TableGrid"/>
        <w:tblW w:w="10233" w:type="dxa"/>
        <w:tblLook w:val="04A0" w:firstRow="1" w:lastRow="0" w:firstColumn="1" w:lastColumn="0" w:noHBand="0" w:noVBand="1"/>
      </w:tblPr>
      <w:tblGrid>
        <w:gridCol w:w="1953"/>
        <w:gridCol w:w="1471"/>
        <w:gridCol w:w="1456"/>
        <w:gridCol w:w="759"/>
        <w:gridCol w:w="292"/>
        <w:gridCol w:w="1515"/>
        <w:gridCol w:w="1553"/>
        <w:gridCol w:w="649"/>
        <w:gridCol w:w="81"/>
        <w:gridCol w:w="504"/>
      </w:tblGrid>
      <w:tr w:rsidR="00AD70C4" w:rsidRPr="00802B6F" w14:paraId="5687F8A5" w14:textId="77777777" w:rsidTr="009348D6">
        <w:trPr>
          <w:trHeight w:val="217"/>
        </w:trPr>
        <w:tc>
          <w:tcPr>
            <w:tcW w:w="10233" w:type="dxa"/>
            <w:gridSpan w:val="10"/>
            <w:tcBorders>
              <w:top w:val="nil"/>
              <w:left w:val="nil"/>
              <w:bottom w:val="single" w:sz="4" w:space="0" w:color="000000"/>
              <w:right w:val="nil"/>
            </w:tcBorders>
            <w:vAlign w:val="bottom"/>
          </w:tcPr>
          <w:p w14:paraId="11932F3D" w14:textId="77777777" w:rsidR="00AD70C4" w:rsidRPr="001D06CE" w:rsidRDefault="00AD70C4" w:rsidP="009348D6">
            <w:pPr>
              <w:rPr>
                <w:b/>
                <w:bCs/>
                <w:color w:val="000000" w:themeColor="text1"/>
              </w:rPr>
            </w:pPr>
            <w:r w:rsidRPr="001D06CE">
              <w:rPr>
                <w:b/>
                <w:bCs/>
                <w:color w:val="000000" w:themeColor="text1"/>
              </w:rPr>
              <w:lastRenderedPageBreak/>
              <w:t>Table 1</w:t>
            </w:r>
            <w:r w:rsidRPr="001D06CE">
              <w:rPr>
                <w:b/>
                <w:bCs/>
                <w:color w:val="000000" w:themeColor="text1"/>
                <w:lang w:val="vi-VN"/>
              </w:rPr>
              <w:t>.</w:t>
            </w:r>
            <w:r w:rsidRPr="001D06CE">
              <w:rPr>
                <w:b/>
                <w:bCs/>
                <w:color w:val="000000" w:themeColor="text1"/>
              </w:rPr>
              <w:t xml:space="preserve"> </w:t>
            </w:r>
            <w:r w:rsidRPr="001D06CE">
              <w:rPr>
                <w:color w:val="000000" w:themeColor="text1"/>
              </w:rPr>
              <w:t xml:space="preserve">Baseline characteristics of tamsulosin and finasteride users before and after applying inverse probability weighting </w:t>
            </w:r>
          </w:p>
        </w:tc>
      </w:tr>
      <w:tr w:rsidR="00AD70C4" w:rsidRPr="00802B6F" w14:paraId="09FFA149" w14:textId="77777777" w:rsidTr="009348D6">
        <w:trPr>
          <w:gridAfter w:val="1"/>
          <w:wAfter w:w="504" w:type="dxa"/>
          <w:trHeight w:val="217"/>
        </w:trPr>
        <w:tc>
          <w:tcPr>
            <w:tcW w:w="1953" w:type="dxa"/>
            <w:vMerge w:val="restart"/>
            <w:tcBorders>
              <w:top w:val="single" w:sz="4" w:space="0" w:color="000000"/>
              <w:left w:val="nil"/>
              <w:bottom w:val="single" w:sz="4" w:space="0" w:color="000000"/>
              <w:right w:val="nil"/>
            </w:tcBorders>
            <w:vAlign w:val="bottom"/>
          </w:tcPr>
          <w:p w14:paraId="395AC8B4" w14:textId="77777777" w:rsidR="00AD70C4" w:rsidRPr="00802B6F" w:rsidRDefault="00AD70C4" w:rsidP="009348D6">
            <w:pPr>
              <w:ind w:right="-1119"/>
              <w:rPr>
                <w:b/>
                <w:bCs/>
                <w:color w:val="000000" w:themeColor="text1"/>
                <w:sz w:val="20"/>
                <w:szCs w:val="20"/>
              </w:rPr>
            </w:pPr>
            <w:r w:rsidRPr="00802B6F">
              <w:rPr>
                <w:b/>
                <w:bCs/>
                <w:color w:val="000000" w:themeColor="text1"/>
                <w:sz w:val="20"/>
                <w:szCs w:val="20"/>
              </w:rPr>
              <w:t>Characteristics</w:t>
            </w:r>
          </w:p>
        </w:tc>
        <w:tc>
          <w:tcPr>
            <w:tcW w:w="3686" w:type="dxa"/>
            <w:gridSpan w:val="3"/>
            <w:tcBorders>
              <w:top w:val="single" w:sz="4" w:space="0" w:color="000000"/>
              <w:left w:val="nil"/>
              <w:bottom w:val="single" w:sz="4" w:space="0" w:color="000000"/>
              <w:right w:val="nil"/>
            </w:tcBorders>
            <w:vAlign w:val="center"/>
          </w:tcPr>
          <w:p w14:paraId="6AD27768" w14:textId="77777777" w:rsidR="00AD70C4" w:rsidRPr="00802B6F" w:rsidRDefault="00AD70C4" w:rsidP="009348D6">
            <w:pPr>
              <w:jc w:val="both"/>
              <w:rPr>
                <w:b/>
                <w:bCs/>
                <w:color w:val="000000" w:themeColor="text1"/>
                <w:sz w:val="20"/>
                <w:szCs w:val="20"/>
              </w:rPr>
            </w:pPr>
            <w:r w:rsidRPr="00802B6F">
              <w:rPr>
                <w:b/>
                <w:bCs/>
                <w:color w:val="000000" w:themeColor="text1"/>
                <w:sz w:val="20"/>
                <w:szCs w:val="20"/>
              </w:rPr>
              <w:t>Before weighting</w:t>
            </w:r>
            <w:r w:rsidRPr="00802B6F">
              <w:rPr>
                <w:b/>
                <w:bCs/>
                <w:color w:val="000000" w:themeColor="text1"/>
                <w:sz w:val="20"/>
                <w:szCs w:val="20"/>
                <w:lang w:val="vi-VN"/>
              </w:rPr>
              <w:t xml:space="preserve">                                         </w:t>
            </w:r>
          </w:p>
        </w:tc>
        <w:tc>
          <w:tcPr>
            <w:tcW w:w="292" w:type="dxa"/>
            <w:tcBorders>
              <w:top w:val="single" w:sz="4" w:space="0" w:color="000000"/>
              <w:left w:val="nil"/>
              <w:bottom w:val="nil"/>
              <w:right w:val="nil"/>
            </w:tcBorders>
            <w:vAlign w:val="center"/>
          </w:tcPr>
          <w:p w14:paraId="273BBEB4" w14:textId="77777777" w:rsidR="00AD70C4" w:rsidRPr="00802B6F" w:rsidRDefault="00AD70C4" w:rsidP="009348D6">
            <w:pPr>
              <w:rPr>
                <w:b/>
                <w:bCs/>
                <w:color w:val="000000" w:themeColor="text1"/>
                <w:sz w:val="20"/>
                <w:szCs w:val="20"/>
              </w:rPr>
            </w:pPr>
          </w:p>
        </w:tc>
        <w:tc>
          <w:tcPr>
            <w:tcW w:w="3798" w:type="dxa"/>
            <w:gridSpan w:val="4"/>
            <w:tcBorders>
              <w:top w:val="single" w:sz="4" w:space="0" w:color="000000"/>
              <w:left w:val="nil"/>
              <w:bottom w:val="single" w:sz="4" w:space="0" w:color="000000"/>
              <w:right w:val="nil"/>
            </w:tcBorders>
            <w:vAlign w:val="center"/>
          </w:tcPr>
          <w:p w14:paraId="3A0FC4DA" w14:textId="77777777" w:rsidR="00AD70C4" w:rsidRPr="00802B6F" w:rsidRDefault="00AD70C4" w:rsidP="009348D6">
            <w:pPr>
              <w:rPr>
                <w:b/>
                <w:bCs/>
                <w:color w:val="000000" w:themeColor="text1"/>
                <w:sz w:val="20"/>
                <w:szCs w:val="20"/>
              </w:rPr>
            </w:pPr>
            <w:r w:rsidRPr="00802B6F">
              <w:rPr>
                <w:b/>
                <w:bCs/>
                <w:color w:val="000000" w:themeColor="text1"/>
                <w:sz w:val="20"/>
                <w:szCs w:val="20"/>
              </w:rPr>
              <w:t>After weighting</w:t>
            </w:r>
            <w:r w:rsidRPr="00680623">
              <w:rPr>
                <w:color w:val="1C1D1E"/>
                <w:sz w:val="22"/>
                <w:szCs w:val="22"/>
                <w:shd w:val="clear" w:color="auto" w:fill="FFFFFF"/>
                <w:vertAlign w:val="superscript"/>
              </w:rPr>
              <w:t>†</w:t>
            </w:r>
            <w:r w:rsidRPr="0093641D">
              <w:rPr>
                <w:b/>
                <w:bCs/>
                <w:color w:val="000000" w:themeColor="text1"/>
                <w:sz w:val="20"/>
                <w:szCs w:val="20"/>
                <w:vertAlign w:val="superscript"/>
                <w:lang w:val="vi-VN"/>
              </w:rPr>
              <w:t xml:space="preserve">  </w:t>
            </w:r>
            <w:r w:rsidRPr="00802B6F">
              <w:rPr>
                <w:b/>
                <w:bCs/>
                <w:color w:val="000000" w:themeColor="text1"/>
                <w:sz w:val="20"/>
                <w:szCs w:val="20"/>
                <w:lang w:val="vi-VN"/>
              </w:rPr>
              <w:t xml:space="preserve">                                       </w:t>
            </w:r>
          </w:p>
        </w:tc>
      </w:tr>
      <w:tr w:rsidR="00AD70C4" w:rsidRPr="00802B6F" w14:paraId="38235F06" w14:textId="77777777" w:rsidTr="009348D6">
        <w:trPr>
          <w:gridAfter w:val="1"/>
          <w:wAfter w:w="504" w:type="dxa"/>
          <w:trHeight w:val="552"/>
        </w:trPr>
        <w:tc>
          <w:tcPr>
            <w:tcW w:w="1953" w:type="dxa"/>
            <w:vMerge/>
            <w:tcBorders>
              <w:top w:val="single" w:sz="4" w:space="0" w:color="000000"/>
              <w:left w:val="nil"/>
              <w:bottom w:val="single" w:sz="4" w:space="0" w:color="000000"/>
              <w:right w:val="nil"/>
            </w:tcBorders>
          </w:tcPr>
          <w:p w14:paraId="2EDB28F0" w14:textId="77777777" w:rsidR="00AD70C4" w:rsidRPr="00802B6F" w:rsidRDefault="00AD70C4" w:rsidP="009348D6">
            <w:pPr>
              <w:ind w:right="-1119"/>
              <w:rPr>
                <w:b/>
                <w:bCs/>
                <w:color w:val="000000" w:themeColor="text1"/>
                <w:sz w:val="20"/>
                <w:szCs w:val="20"/>
              </w:rPr>
            </w:pPr>
          </w:p>
        </w:tc>
        <w:tc>
          <w:tcPr>
            <w:tcW w:w="1471" w:type="dxa"/>
            <w:tcBorders>
              <w:top w:val="single" w:sz="4" w:space="0" w:color="000000"/>
              <w:left w:val="nil"/>
              <w:bottom w:val="single" w:sz="4" w:space="0" w:color="000000"/>
              <w:right w:val="nil"/>
            </w:tcBorders>
            <w:vAlign w:val="center"/>
          </w:tcPr>
          <w:p w14:paraId="28BE5A9A" w14:textId="77777777" w:rsidR="00AD70C4" w:rsidRPr="00802B6F" w:rsidRDefault="00AD70C4" w:rsidP="009348D6">
            <w:pPr>
              <w:jc w:val="both"/>
              <w:rPr>
                <w:b/>
                <w:bCs/>
                <w:color w:val="000000" w:themeColor="text1"/>
                <w:sz w:val="20"/>
                <w:szCs w:val="20"/>
              </w:rPr>
            </w:pPr>
            <w:r w:rsidRPr="00802B6F">
              <w:rPr>
                <w:b/>
                <w:bCs/>
                <w:color w:val="000000" w:themeColor="text1"/>
                <w:sz w:val="20"/>
                <w:szCs w:val="20"/>
              </w:rPr>
              <w:t>Tamsulosin</w:t>
            </w:r>
          </w:p>
          <w:p w14:paraId="29A69080" w14:textId="77777777" w:rsidR="00AD70C4" w:rsidRPr="00802B6F" w:rsidRDefault="00AD70C4" w:rsidP="009348D6">
            <w:pPr>
              <w:jc w:val="both"/>
              <w:rPr>
                <w:b/>
                <w:bCs/>
                <w:color w:val="000000" w:themeColor="text1"/>
                <w:sz w:val="20"/>
                <w:szCs w:val="20"/>
              </w:rPr>
            </w:pPr>
            <w:r w:rsidRPr="00802B6F">
              <w:rPr>
                <w:b/>
                <w:bCs/>
                <w:color w:val="000000" w:themeColor="text1"/>
                <w:sz w:val="20"/>
                <w:szCs w:val="20"/>
              </w:rPr>
              <w:t xml:space="preserve">(n = </w:t>
            </w:r>
            <w:r>
              <w:rPr>
                <w:b/>
                <w:bCs/>
                <w:color w:val="000000" w:themeColor="text1"/>
                <w:sz w:val="20"/>
                <w:szCs w:val="20"/>
              </w:rPr>
              <w:t>580</w:t>
            </w:r>
            <w:r w:rsidRPr="00802B6F">
              <w:rPr>
                <w:b/>
                <w:bCs/>
                <w:color w:val="000000" w:themeColor="text1"/>
                <w:sz w:val="20"/>
                <w:szCs w:val="20"/>
              </w:rPr>
              <w:t>)</w:t>
            </w:r>
          </w:p>
        </w:tc>
        <w:tc>
          <w:tcPr>
            <w:tcW w:w="1456" w:type="dxa"/>
            <w:tcBorders>
              <w:top w:val="single" w:sz="4" w:space="0" w:color="000000"/>
              <w:left w:val="nil"/>
              <w:bottom w:val="single" w:sz="4" w:space="0" w:color="000000"/>
              <w:right w:val="nil"/>
            </w:tcBorders>
            <w:vAlign w:val="center"/>
          </w:tcPr>
          <w:p w14:paraId="76024E12" w14:textId="77777777" w:rsidR="00AD70C4" w:rsidRPr="00802B6F" w:rsidRDefault="00AD70C4" w:rsidP="009348D6">
            <w:pPr>
              <w:ind w:left="97" w:hanging="97"/>
              <w:jc w:val="both"/>
              <w:rPr>
                <w:b/>
                <w:bCs/>
                <w:color w:val="000000" w:themeColor="text1"/>
                <w:sz w:val="20"/>
                <w:szCs w:val="20"/>
              </w:rPr>
            </w:pPr>
            <w:r w:rsidRPr="00802B6F">
              <w:rPr>
                <w:b/>
                <w:bCs/>
                <w:color w:val="000000" w:themeColor="text1"/>
                <w:sz w:val="20"/>
                <w:szCs w:val="20"/>
              </w:rPr>
              <w:t xml:space="preserve">Finasteride </w:t>
            </w:r>
          </w:p>
          <w:p w14:paraId="517A04FF" w14:textId="77777777" w:rsidR="00AD70C4" w:rsidRPr="00802B6F" w:rsidRDefault="00AD70C4" w:rsidP="009348D6">
            <w:pPr>
              <w:jc w:val="both"/>
              <w:rPr>
                <w:b/>
                <w:bCs/>
                <w:color w:val="000000" w:themeColor="text1"/>
                <w:sz w:val="20"/>
                <w:szCs w:val="20"/>
              </w:rPr>
            </w:pPr>
            <w:r w:rsidRPr="00802B6F">
              <w:rPr>
                <w:b/>
                <w:bCs/>
                <w:color w:val="000000" w:themeColor="text1"/>
                <w:sz w:val="20"/>
                <w:szCs w:val="20"/>
              </w:rPr>
              <w:t xml:space="preserve">(n = </w:t>
            </w:r>
            <w:r>
              <w:rPr>
                <w:b/>
                <w:bCs/>
                <w:color w:val="000000" w:themeColor="text1"/>
                <w:sz w:val="20"/>
                <w:szCs w:val="20"/>
              </w:rPr>
              <w:t>1259</w:t>
            </w:r>
            <w:r w:rsidRPr="00802B6F">
              <w:rPr>
                <w:b/>
                <w:bCs/>
                <w:color w:val="000000" w:themeColor="text1"/>
                <w:sz w:val="20"/>
                <w:szCs w:val="20"/>
              </w:rPr>
              <w:t>)</w:t>
            </w:r>
          </w:p>
        </w:tc>
        <w:tc>
          <w:tcPr>
            <w:tcW w:w="759" w:type="dxa"/>
            <w:tcBorders>
              <w:top w:val="single" w:sz="4" w:space="0" w:color="000000"/>
              <w:left w:val="nil"/>
              <w:bottom w:val="single" w:sz="4" w:space="0" w:color="000000"/>
              <w:right w:val="nil"/>
            </w:tcBorders>
            <w:vAlign w:val="center"/>
          </w:tcPr>
          <w:p w14:paraId="511E793C" w14:textId="77777777" w:rsidR="00AD70C4" w:rsidRPr="00802B6F" w:rsidRDefault="00AD70C4" w:rsidP="009348D6">
            <w:pPr>
              <w:rPr>
                <w:b/>
                <w:bCs/>
                <w:color w:val="000000" w:themeColor="text1"/>
                <w:sz w:val="20"/>
                <w:szCs w:val="20"/>
              </w:rPr>
            </w:pPr>
            <w:r w:rsidRPr="00802B6F">
              <w:rPr>
                <w:b/>
                <w:bCs/>
                <w:color w:val="000000" w:themeColor="text1"/>
                <w:sz w:val="20"/>
                <w:szCs w:val="20"/>
                <w:lang w:val="vi-VN"/>
              </w:rPr>
              <w:t>ASD</w:t>
            </w:r>
            <w:r w:rsidRPr="00680623">
              <w:rPr>
                <w:color w:val="1C1D1E"/>
                <w:sz w:val="22"/>
                <w:szCs w:val="22"/>
                <w:shd w:val="clear" w:color="auto" w:fill="FFFFFF"/>
                <w:vertAlign w:val="superscript"/>
              </w:rPr>
              <w:t>‡</w:t>
            </w:r>
          </w:p>
        </w:tc>
        <w:tc>
          <w:tcPr>
            <w:tcW w:w="292" w:type="dxa"/>
            <w:tcBorders>
              <w:top w:val="nil"/>
              <w:left w:val="nil"/>
              <w:bottom w:val="single" w:sz="4" w:space="0" w:color="000000"/>
              <w:right w:val="nil"/>
            </w:tcBorders>
          </w:tcPr>
          <w:p w14:paraId="191DE165" w14:textId="77777777" w:rsidR="00AD70C4" w:rsidRPr="00802B6F" w:rsidRDefault="00AD70C4" w:rsidP="009348D6">
            <w:pPr>
              <w:rPr>
                <w:b/>
                <w:bCs/>
                <w:color w:val="000000" w:themeColor="text1"/>
                <w:sz w:val="20"/>
                <w:szCs w:val="20"/>
              </w:rPr>
            </w:pPr>
          </w:p>
        </w:tc>
        <w:tc>
          <w:tcPr>
            <w:tcW w:w="1515" w:type="dxa"/>
            <w:tcBorders>
              <w:top w:val="single" w:sz="4" w:space="0" w:color="000000"/>
              <w:left w:val="nil"/>
              <w:bottom w:val="single" w:sz="4" w:space="0" w:color="000000"/>
              <w:right w:val="nil"/>
            </w:tcBorders>
            <w:vAlign w:val="center"/>
          </w:tcPr>
          <w:p w14:paraId="2A5C9711" w14:textId="77777777" w:rsidR="00AD70C4" w:rsidRPr="00802B6F" w:rsidRDefault="00AD70C4" w:rsidP="009348D6">
            <w:pPr>
              <w:rPr>
                <w:b/>
                <w:bCs/>
                <w:color w:val="000000" w:themeColor="text1"/>
                <w:sz w:val="20"/>
                <w:szCs w:val="20"/>
              </w:rPr>
            </w:pPr>
            <w:r w:rsidRPr="00802B6F">
              <w:rPr>
                <w:b/>
                <w:bCs/>
                <w:color w:val="000000" w:themeColor="text1"/>
                <w:sz w:val="20"/>
                <w:szCs w:val="20"/>
              </w:rPr>
              <w:t xml:space="preserve">Tamsulosin      </w:t>
            </w:r>
          </w:p>
          <w:p w14:paraId="3D1C2392" w14:textId="77777777" w:rsidR="00AD70C4" w:rsidRPr="00802B6F" w:rsidRDefault="00AD70C4" w:rsidP="009348D6">
            <w:pPr>
              <w:rPr>
                <w:b/>
                <w:bCs/>
                <w:color w:val="000000" w:themeColor="text1"/>
                <w:sz w:val="20"/>
                <w:szCs w:val="20"/>
              </w:rPr>
            </w:pPr>
            <w:r w:rsidRPr="00802B6F">
              <w:rPr>
                <w:b/>
                <w:bCs/>
                <w:color w:val="000000" w:themeColor="text1"/>
                <w:sz w:val="20"/>
                <w:szCs w:val="20"/>
              </w:rPr>
              <w:t xml:space="preserve">(n = </w:t>
            </w:r>
            <w:r>
              <w:rPr>
                <w:b/>
                <w:bCs/>
                <w:color w:val="000000" w:themeColor="text1"/>
                <w:sz w:val="20"/>
                <w:szCs w:val="20"/>
              </w:rPr>
              <w:t>1836</w:t>
            </w:r>
            <w:r w:rsidRPr="00802B6F">
              <w:rPr>
                <w:b/>
                <w:bCs/>
                <w:color w:val="000000" w:themeColor="text1"/>
                <w:sz w:val="20"/>
                <w:szCs w:val="20"/>
              </w:rPr>
              <w:t>)</w:t>
            </w:r>
          </w:p>
        </w:tc>
        <w:tc>
          <w:tcPr>
            <w:tcW w:w="1553" w:type="dxa"/>
            <w:tcBorders>
              <w:top w:val="single" w:sz="4" w:space="0" w:color="000000"/>
              <w:left w:val="nil"/>
              <w:bottom w:val="single" w:sz="4" w:space="0" w:color="000000"/>
              <w:right w:val="nil"/>
            </w:tcBorders>
            <w:vAlign w:val="center"/>
          </w:tcPr>
          <w:p w14:paraId="7B8D5AF2" w14:textId="77777777" w:rsidR="00AD70C4" w:rsidRPr="00802B6F" w:rsidRDefault="00AD70C4" w:rsidP="009348D6">
            <w:pPr>
              <w:rPr>
                <w:b/>
                <w:bCs/>
                <w:color w:val="000000" w:themeColor="text1"/>
                <w:sz w:val="20"/>
                <w:szCs w:val="20"/>
              </w:rPr>
            </w:pPr>
            <w:r w:rsidRPr="00802B6F">
              <w:rPr>
                <w:b/>
                <w:bCs/>
                <w:color w:val="000000" w:themeColor="text1"/>
                <w:sz w:val="20"/>
                <w:szCs w:val="20"/>
              </w:rPr>
              <w:t xml:space="preserve">Finasteride      </w:t>
            </w:r>
          </w:p>
          <w:p w14:paraId="78E6FDFB" w14:textId="77777777" w:rsidR="00AD70C4" w:rsidRPr="00802B6F" w:rsidRDefault="00AD70C4" w:rsidP="009348D6">
            <w:pPr>
              <w:rPr>
                <w:b/>
                <w:bCs/>
                <w:color w:val="000000" w:themeColor="text1"/>
                <w:sz w:val="20"/>
                <w:szCs w:val="20"/>
              </w:rPr>
            </w:pPr>
            <w:r w:rsidRPr="00802B6F">
              <w:rPr>
                <w:b/>
                <w:bCs/>
                <w:color w:val="000000" w:themeColor="text1"/>
                <w:sz w:val="20"/>
                <w:szCs w:val="20"/>
              </w:rPr>
              <w:t xml:space="preserve">(n = </w:t>
            </w:r>
            <w:r>
              <w:rPr>
                <w:b/>
                <w:bCs/>
                <w:color w:val="000000" w:themeColor="text1"/>
                <w:sz w:val="20"/>
                <w:szCs w:val="20"/>
              </w:rPr>
              <w:t>1837</w:t>
            </w:r>
            <w:r w:rsidRPr="00802B6F">
              <w:rPr>
                <w:b/>
                <w:bCs/>
                <w:color w:val="000000" w:themeColor="text1"/>
                <w:sz w:val="20"/>
                <w:szCs w:val="20"/>
              </w:rPr>
              <w:t>)</w:t>
            </w:r>
          </w:p>
        </w:tc>
        <w:tc>
          <w:tcPr>
            <w:tcW w:w="730" w:type="dxa"/>
            <w:gridSpan w:val="2"/>
            <w:tcBorders>
              <w:top w:val="single" w:sz="4" w:space="0" w:color="000000"/>
              <w:left w:val="nil"/>
              <w:bottom w:val="single" w:sz="4" w:space="0" w:color="000000"/>
              <w:right w:val="nil"/>
            </w:tcBorders>
            <w:vAlign w:val="center"/>
          </w:tcPr>
          <w:p w14:paraId="50AA80FE" w14:textId="77777777" w:rsidR="00AD70C4" w:rsidRPr="00802B6F" w:rsidRDefault="00AD70C4" w:rsidP="009348D6">
            <w:pPr>
              <w:jc w:val="both"/>
              <w:rPr>
                <w:b/>
                <w:bCs/>
                <w:color w:val="000000" w:themeColor="text1"/>
                <w:sz w:val="20"/>
                <w:szCs w:val="20"/>
              </w:rPr>
            </w:pPr>
            <w:r w:rsidRPr="00802B6F">
              <w:rPr>
                <w:b/>
                <w:bCs/>
                <w:color w:val="000000" w:themeColor="text1"/>
                <w:sz w:val="20"/>
                <w:szCs w:val="20"/>
                <w:lang w:val="vi-VN"/>
              </w:rPr>
              <w:t>ASD</w:t>
            </w:r>
            <w:r w:rsidRPr="00680623">
              <w:rPr>
                <w:color w:val="1C1D1E"/>
                <w:sz w:val="22"/>
                <w:szCs w:val="22"/>
                <w:shd w:val="clear" w:color="auto" w:fill="FFFFFF"/>
                <w:vertAlign w:val="superscript"/>
              </w:rPr>
              <w:t>‡</w:t>
            </w:r>
          </w:p>
        </w:tc>
      </w:tr>
      <w:tr w:rsidR="00AD70C4" w:rsidRPr="00857E3C" w14:paraId="6B9DA75E" w14:textId="77777777" w:rsidTr="009348D6">
        <w:trPr>
          <w:gridAfter w:val="1"/>
          <w:wAfter w:w="504" w:type="dxa"/>
        </w:trPr>
        <w:tc>
          <w:tcPr>
            <w:tcW w:w="1953" w:type="dxa"/>
            <w:tcBorders>
              <w:top w:val="single" w:sz="4" w:space="0" w:color="000000"/>
              <w:left w:val="nil"/>
              <w:bottom w:val="nil"/>
              <w:right w:val="nil"/>
            </w:tcBorders>
          </w:tcPr>
          <w:p w14:paraId="40013F59" w14:textId="77777777" w:rsidR="00AD70C4" w:rsidRPr="00857E3C" w:rsidRDefault="00AD70C4" w:rsidP="009348D6">
            <w:pPr>
              <w:rPr>
                <w:b/>
                <w:bCs/>
                <w:color w:val="000000" w:themeColor="text1"/>
                <w:sz w:val="20"/>
                <w:szCs w:val="20"/>
              </w:rPr>
            </w:pPr>
            <w:r w:rsidRPr="00857E3C">
              <w:rPr>
                <w:color w:val="000000" w:themeColor="text1"/>
                <w:sz w:val="20"/>
                <w:szCs w:val="20"/>
              </w:rPr>
              <w:t>Age, years, mean (SD)</w:t>
            </w:r>
          </w:p>
        </w:tc>
        <w:tc>
          <w:tcPr>
            <w:tcW w:w="1471" w:type="dxa"/>
            <w:tcBorders>
              <w:top w:val="single" w:sz="4" w:space="0" w:color="000000"/>
              <w:left w:val="nil"/>
              <w:bottom w:val="nil"/>
              <w:right w:val="nil"/>
            </w:tcBorders>
          </w:tcPr>
          <w:p w14:paraId="0AE80ED4"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74.77 (8.69)</w:t>
            </w:r>
          </w:p>
        </w:tc>
        <w:tc>
          <w:tcPr>
            <w:tcW w:w="1456" w:type="dxa"/>
            <w:tcBorders>
              <w:top w:val="single" w:sz="4" w:space="0" w:color="000000"/>
              <w:left w:val="nil"/>
              <w:bottom w:val="nil"/>
              <w:right w:val="nil"/>
            </w:tcBorders>
          </w:tcPr>
          <w:p w14:paraId="038D9829"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75.24 (8.29)</w:t>
            </w:r>
          </w:p>
        </w:tc>
        <w:tc>
          <w:tcPr>
            <w:tcW w:w="759" w:type="dxa"/>
            <w:tcBorders>
              <w:top w:val="single" w:sz="4" w:space="0" w:color="000000"/>
              <w:left w:val="nil"/>
              <w:bottom w:val="nil"/>
              <w:right w:val="nil"/>
            </w:tcBorders>
          </w:tcPr>
          <w:p w14:paraId="6A1318C3"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0.055</w:t>
            </w:r>
          </w:p>
        </w:tc>
        <w:tc>
          <w:tcPr>
            <w:tcW w:w="292" w:type="dxa"/>
            <w:tcBorders>
              <w:top w:val="single" w:sz="4" w:space="0" w:color="000000"/>
              <w:left w:val="nil"/>
              <w:bottom w:val="nil"/>
              <w:right w:val="nil"/>
            </w:tcBorders>
          </w:tcPr>
          <w:p w14:paraId="79A9CFB2" w14:textId="77777777" w:rsidR="00AD70C4" w:rsidRPr="00857E3C" w:rsidRDefault="00AD70C4" w:rsidP="009348D6">
            <w:pPr>
              <w:spacing w:line="276" w:lineRule="auto"/>
              <w:rPr>
                <w:b/>
                <w:bCs/>
                <w:color w:val="000000" w:themeColor="text1"/>
                <w:sz w:val="20"/>
                <w:szCs w:val="20"/>
              </w:rPr>
            </w:pPr>
          </w:p>
        </w:tc>
        <w:tc>
          <w:tcPr>
            <w:tcW w:w="1515" w:type="dxa"/>
            <w:tcBorders>
              <w:top w:val="single" w:sz="4" w:space="0" w:color="000000"/>
              <w:left w:val="nil"/>
              <w:bottom w:val="nil"/>
              <w:right w:val="nil"/>
            </w:tcBorders>
          </w:tcPr>
          <w:p w14:paraId="0291DE39"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 xml:space="preserve">75.08 (8.63)  </w:t>
            </w:r>
          </w:p>
        </w:tc>
        <w:tc>
          <w:tcPr>
            <w:tcW w:w="1553" w:type="dxa"/>
            <w:tcBorders>
              <w:top w:val="single" w:sz="4" w:space="0" w:color="000000"/>
              <w:left w:val="nil"/>
              <w:bottom w:val="nil"/>
              <w:right w:val="nil"/>
            </w:tcBorders>
          </w:tcPr>
          <w:p w14:paraId="3106DC3E"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 xml:space="preserve">75.10 (8.30) </w:t>
            </w:r>
          </w:p>
        </w:tc>
        <w:tc>
          <w:tcPr>
            <w:tcW w:w="730" w:type="dxa"/>
            <w:gridSpan w:val="2"/>
            <w:tcBorders>
              <w:top w:val="single" w:sz="4" w:space="0" w:color="000000"/>
              <w:left w:val="nil"/>
              <w:bottom w:val="nil"/>
              <w:right w:val="nil"/>
            </w:tcBorders>
          </w:tcPr>
          <w:p w14:paraId="6F3BFE74"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0.00</w:t>
            </w:r>
          </w:p>
        </w:tc>
      </w:tr>
      <w:tr w:rsidR="00AD70C4" w:rsidRPr="00857E3C" w14:paraId="64BC1263" w14:textId="77777777" w:rsidTr="009348D6">
        <w:trPr>
          <w:gridAfter w:val="1"/>
          <w:wAfter w:w="504" w:type="dxa"/>
        </w:trPr>
        <w:tc>
          <w:tcPr>
            <w:tcW w:w="1953" w:type="dxa"/>
            <w:tcBorders>
              <w:top w:val="nil"/>
              <w:left w:val="nil"/>
              <w:bottom w:val="nil"/>
              <w:right w:val="nil"/>
            </w:tcBorders>
          </w:tcPr>
          <w:p w14:paraId="1A2AAB53" w14:textId="77777777" w:rsidR="00AD70C4" w:rsidRPr="00857E3C" w:rsidRDefault="00AD70C4" w:rsidP="009348D6">
            <w:pPr>
              <w:rPr>
                <w:b/>
                <w:bCs/>
                <w:color w:val="000000" w:themeColor="text1"/>
                <w:sz w:val="20"/>
                <w:szCs w:val="20"/>
              </w:rPr>
            </w:pPr>
            <w:r w:rsidRPr="00857E3C">
              <w:rPr>
                <w:color w:val="000000" w:themeColor="text1"/>
                <w:sz w:val="20"/>
                <w:szCs w:val="20"/>
              </w:rPr>
              <w:t>Comorbidities index, mean (SD)</w:t>
            </w:r>
          </w:p>
        </w:tc>
        <w:tc>
          <w:tcPr>
            <w:tcW w:w="1471" w:type="dxa"/>
            <w:tcBorders>
              <w:top w:val="nil"/>
              <w:left w:val="nil"/>
              <w:bottom w:val="nil"/>
              <w:right w:val="nil"/>
            </w:tcBorders>
          </w:tcPr>
          <w:p w14:paraId="71FB5176"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9.50 (5.46)</w:t>
            </w:r>
          </w:p>
        </w:tc>
        <w:tc>
          <w:tcPr>
            <w:tcW w:w="1456" w:type="dxa"/>
            <w:tcBorders>
              <w:top w:val="nil"/>
              <w:left w:val="nil"/>
              <w:bottom w:val="nil"/>
              <w:right w:val="nil"/>
            </w:tcBorders>
          </w:tcPr>
          <w:p w14:paraId="5171128E"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10.05 (5.75)</w:t>
            </w:r>
          </w:p>
        </w:tc>
        <w:tc>
          <w:tcPr>
            <w:tcW w:w="759" w:type="dxa"/>
            <w:tcBorders>
              <w:top w:val="nil"/>
              <w:left w:val="nil"/>
              <w:bottom w:val="nil"/>
              <w:right w:val="nil"/>
            </w:tcBorders>
          </w:tcPr>
          <w:p w14:paraId="79E1A0A2"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0.099</w:t>
            </w:r>
          </w:p>
        </w:tc>
        <w:tc>
          <w:tcPr>
            <w:tcW w:w="292" w:type="dxa"/>
            <w:tcBorders>
              <w:top w:val="nil"/>
              <w:left w:val="nil"/>
              <w:bottom w:val="nil"/>
              <w:right w:val="nil"/>
            </w:tcBorders>
          </w:tcPr>
          <w:p w14:paraId="5FDC58E4"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234B0E34"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9.87 (5.66)</w:t>
            </w:r>
          </w:p>
        </w:tc>
        <w:tc>
          <w:tcPr>
            <w:tcW w:w="1553" w:type="dxa"/>
            <w:tcBorders>
              <w:top w:val="nil"/>
              <w:left w:val="nil"/>
              <w:bottom w:val="nil"/>
              <w:right w:val="nil"/>
            </w:tcBorders>
          </w:tcPr>
          <w:p w14:paraId="116C9F89"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9.89 (5.66)</w:t>
            </w:r>
          </w:p>
        </w:tc>
        <w:tc>
          <w:tcPr>
            <w:tcW w:w="730" w:type="dxa"/>
            <w:gridSpan w:val="2"/>
            <w:tcBorders>
              <w:top w:val="nil"/>
              <w:left w:val="nil"/>
              <w:bottom w:val="nil"/>
              <w:right w:val="nil"/>
            </w:tcBorders>
          </w:tcPr>
          <w:p w14:paraId="0F30F88E" w14:textId="77777777" w:rsidR="00AD70C4" w:rsidRPr="00857E3C" w:rsidRDefault="00AD70C4" w:rsidP="009348D6">
            <w:pPr>
              <w:spacing w:line="276" w:lineRule="auto"/>
              <w:rPr>
                <w:color w:val="000000" w:themeColor="text1"/>
                <w:sz w:val="20"/>
                <w:szCs w:val="20"/>
                <w:lang w:val="vi-VN"/>
              </w:rPr>
            </w:pPr>
            <w:r w:rsidRPr="00857E3C">
              <w:rPr>
                <w:color w:val="000000" w:themeColor="text1"/>
                <w:sz w:val="20"/>
                <w:szCs w:val="20"/>
              </w:rPr>
              <w:t>0.00</w:t>
            </w:r>
          </w:p>
        </w:tc>
      </w:tr>
      <w:tr w:rsidR="00AD70C4" w:rsidRPr="00857E3C" w14:paraId="3CA1361E" w14:textId="77777777" w:rsidTr="009348D6">
        <w:trPr>
          <w:gridAfter w:val="1"/>
          <w:wAfter w:w="504" w:type="dxa"/>
        </w:trPr>
        <w:tc>
          <w:tcPr>
            <w:tcW w:w="1953" w:type="dxa"/>
            <w:tcBorders>
              <w:top w:val="nil"/>
              <w:left w:val="nil"/>
              <w:bottom w:val="nil"/>
              <w:right w:val="nil"/>
            </w:tcBorders>
          </w:tcPr>
          <w:p w14:paraId="1E1A3FA7" w14:textId="77777777" w:rsidR="00AD70C4" w:rsidRPr="00857E3C" w:rsidRDefault="00AD70C4" w:rsidP="009348D6">
            <w:pPr>
              <w:rPr>
                <w:color w:val="000000" w:themeColor="text1"/>
                <w:sz w:val="20"/>
                <w:szCs w:val="20"/>
              </w:rPr>
            </w:pPr>
            <w:r w:rsidRPr="00857E3C">
              <w:rPr>
                <w:color w:val="000000" w:themeColor="text1"/>
                <w:sz w:val="20"/>
                <w:szCs w:val="20"/>
              </w:rPr>
              <w:t xml:space="preserve">Diabetes duration, </w:t>
            </w:r>
            <w:proofErr w:type="gramStart"/>
            <w:r w:rsidRPr="00857E3C">
              <w:rPr>
                <w:color w:val="000000" w:themeColor="text1"/>
                <w:sz w:val="20"/>
                <w:szCs w:val="20"/>
              </w:rPr>
              <w:t>mean</w:t>
            </w:r>
            <w:proofErr w:type="gramEnd"/>
            <w:r w:rsidRPr="00857E3C">
              <w:rPr>
                <w:color w:val="000000" w:themeColor="text1"/>
                <w:sz w:val="20"/>
                <w:szCs w:val="20"/>
              </w:rPr>
              <w:t xml:space="preserve"> (SD)</w:t>
            </w:r>
          </w:p>
        </w:tc>
        <w:tc>
          <w:tcPr>
            <w:tcW w:w="1471" w:type="dxa"/>
            <w:tcBorders>
              <w:top w:val="nil"/>
              <w:left w:val="nil"/>
              <w:bottom w:val="nil"/>
              <w:right w:val="nil"/>
            </w:tcBorders>
          </w:tcPr>
          <w:p w14:paraId="70089B6B"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6.08 (4.89)</w:t>
            </w:r>
          </w:p>
        </w:tc>
        <w:tc>
          <w:tcPr>
            <w:tcW w:w="1456" w:type="dxa"/>
            <w:tcBorders>
              <w:top w:val="nil"/>
              <w:left w:val="nil"/>
              <w:bottom w:val="nil"/>
              <w:right w:val="nil"/>
            </w:tcBorders>
          </w:tcPr>
          <w:p w14:paraId="153F4917"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5.78 (4.51)</w:t>
            </w:r>
          </w:p>
        </w:tc>
        <w:tc>
          <w:tcPr>
            <w:tcW w:w="759" w:type="dxa"/>
            <w:tcBorders>
              <w:top w:val="nil"/>
              <w:left w:val="nil"/>
              <w:bottom w:val="nil"/>
              <w:right w:val="nil"/>
            </w:tcBorders>
          </w:tcPr>
          <w:p w14:paraId="37E3BC84"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0.063</w:t>
            </w:r>
          </w:p>
        </w:tc>
        <w:tc>
          <w:tcPr>
            <w:tcW w:w="292" w:type="dxa"/>
            <w:tcBorders>
              <w:top w:val="nil"/>
              <w:left w:val="nil"/>
              <w:bottom w:val="nil"/>
              <w:right w:val="nil"/>
            </w:tcBorders>
          </w:tcPr>
          <w:p w14:paraId="36C3E088"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13898D50"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 xml:space="preserve">5.83 (4.83)    </w:t>
            </w:r>
          </w:p>
        </w:tc>
        <w:tc>
          <w:tcPr>
            <w:tcW w:w="1553" w:type="dxa"/>
            <w:tcBorders>
              <w:top w:val="nil"/>
              <w:left w:val="nil"/>
              <w:bottom w:val="nil"/>
              <w:right w:val="nil"/>
            </w:tcBorders>
          </w:tcPr>
          <w:p w14:paraId="1EFEE99E"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5.87 (4.53)</w:t>
            </w:r>
          </w:p>
        </w:tc>
        <w:tc>
          <w:tcPr>
            <w:tcW w:w="730" w:type="dxa"/>
            <w:gridSpan w:val="2"/>
            <w:tcBorders>
              <w:top w:val="nil"/>
              <w:left w:val="nil"/>
              <w:bottom w:val="nil"/>
              <w:right w:val="nil"/>
            </w:tcBorders>
          </w:tcPr>
          <w:p w14:paraId="345504AD"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lang w:val="vi-VN"/>
              </w:rPr>
              <w:t>0.0</w:t>
            </w:r>
            <w:r w:rsidRPr="00857E3C">
              <w:rPr>
                <w:color w:val="000000" w:themeColor="text1"/>
                <w:sz w:val="20"/>
                <w:szCs w:val="20"/>
              </w:rPr>
              <w:t>1</w:t>
            </w:r>
          </w:p>
        </w:tc>
      </w:tr>
      <w:tr w:rsidR="00AD70C4" w:rsidRPr="00857E3C" w14:paraId="11D1F7CF" w14:textId="77777777" w:rsidTr="009348D6">
        <w:trPr>
          <w:gridAfter w:val="1"/>
          <w:wAfter w:w="504" w:type="dxa"/>
        </w:trPr>
        <w:tc>
          <w:tcPr>
            <w:tcW w:w="1953" w:type="dxa"/>
            <w:tcBorders>
              <w:top w:val="nil"/>
              <w:left w:val="nil"/>
              <w:bottom w:val="nil"/>
              <w:right w:val="nil"/>
            </w:tcBorders>
          </w:tcPr>
          <w:p w14:paraId="0FA5EB80" w14:textId="77777777" w:rsidR="00AD70C4" w:rsidRPr="00857E3C" w:rsidRDefault="00AD70C4" w:rsidP="009348D6">
            <w:pPr>
              <w:rPr>
                <w:color w:val="000000" w:themeColor="text1"/>
                <w:sz w:val="20"/>
                <w:szCs w:val="20"/>
              </w:rPr>
            </w:pPr>
            <w:r w:rsidRPr="00857E3C">
              <w:rPr>
                <w:color w:val="000000" w:themeColor="text1"/>
                <w:sz w:val="20"/>
                <w:szCs w:val="20"/>
              </w:rPr>
              <w:t>Diabetes drug, No.</w:t>
            </w:r>
          </w:p>
          <w:p w14:paraId="6B4855BB" w14:textId="77777777" w:rsidR="00AD70C4" w:rsidRPr="00857E3C" w:rsidRDefault="00AD70C4" w:rsidP="009348D6">
            <w:pPr>
              <w:rPr>
                <w:color w:val="000000" w:themeColor="text1"/>
                <w:sz w:val="20"/>
                <w:szCs w:val="20"/>
              </w:rPr>
            </w:pPr>
            <w:r w:rsidRPr="00857E3C">
              <w:rPr>
                <w:color w:val="000000" w:themeColor="text1"/>
                <w:sz w:val="20"/>
                <w:szCs w:val="20"/>
              </w:rPr>
              <w:t>(%)</w:t>
            </w:r>
          </w:p>
        </w:tc>
        <w:tc>
          <w:tcPr>
            <w:tcW w:w="1471" w:type="dxa"/>
            <w:tcBorders>
              <w:top w:val="nil"/>
              <w:left w:val="nil"/>
              <w:bottom w:val="nil"/>
              <w:right w:val="nil"/>
            </w:tcBorders>
          </w:tcPr>
          <w:p w14:paraId="510DC4AB" w14:textId="77777777" w:rsidR="00AD70C4" w:rsidRPr="00857E3C" w:rsidRDefault="00AD70C4" w:rsidP="009348D6">
            <w:pPr>
              <w:spacing w:line="276" w:lineRule="auto"/>
              <w:rPr>
                <w:color w:val="000000" w:themeColor="text1"/>
                <w:sz w:val="20"/>
                <w:szCs w:val="20"/>
              </w:rPr>
            </w:pPr>
          </w:p>
        </w:tc>
        <w:tc>
          <w:tcPr>
            <w:tcW w:w="1456" w:type="dxa"/>
            <w:tcBorders>
              <w:top w:val="nil"/>
              <w:left w:val="nil"/>
              <w:bottom w:val="nil"/>
              <w:right w:val="nil"/>
            </w:tcBorders>
          </w:tcPr>
          <w:p w14:paraId="183EB6F4" w14:textId="77777777" w:rsidR="00AD70C4" w:rsidRPr="00857E3C" w:rsidRDefault="00AD70C4" w:rsidP="009348D6">
            <w:pPr>
              <w:spacing w:line="276" w:lineRule="auto"/>
              <w:rPr>
                <w:color w:val="000000" w:themeColor="text1"/>
                <w:sz w:val="20"/>
                <w:szCs w:val="20"/>
              </w:rPr>
            </w:pPr>
          </w:p>
        </w:tc>
        <w:tc>
          <w:tcPr>
            <w:tcW w:w="759" w:type="dxa"/>
            <w:tcBorders>
              <w:top w:val="nil"/>
              <w:left w:val="nil"/>
              <w:bottom w:val="nil"/>
              <w:right w:val="nil"/>
            </w:tcBorders>
          </w:tcPr>
          <w:p w14:paraId="38FD7885" w14:textId="77777777" w:rsidR="00AD70C4" w:rsidRPr="00857E3C" w:rsidRDefault="00AD70C4" w:rsidP="009348D6">
            <w:pPr>
              <w:spacing w:line="276" w:lineRule="auto"/>
              <w:rPr>
                <w:color w:val="000000" w:themeColor="text1"/>
                <w:sz w:val="20"/>
                <w:szCs w:val="20"/>
              </w:rPr>
            </w:pPr>
          </w:p>
        </w:tc>
        <w:tc>
          <w:tcPr>
            <w:tcW w:w="292" w:type="dxa"/>
            <w:tcBorders>
              <w:top w:val="nil"/>
              <w:left w:val="nil"/>
              <w:bottom w:val="nil"/>
              <w:right w:val="nil"/>
            </w:tcBorders>
          </w:tcPr>
          <w:p w14:paraId="6F0563E6"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3CD669BD" w14:textId="77777777" w:rsidR="00AD70C4" w:rsidRPr="00857E3C" w:rsidRDefault="00AD70C4" w:rsidP="009348D6">
            <w:pPr>
              <w:spacing w:line="276" w:lineRule="auto"/>
              <w:rPr>
                <w:color w:val="000000" w:themeColor="text1"/>
                <w:sz w:val="20"/>
                <w:szCs w:val="20"/>
              </w:rPr>
            </w:pPr>
          </w:p>
        </w:tc>
        <w:tc>
          <w:tcPr>
            <w:tcW w:w="1553" w:type="dxa"/>
            <w:tcBorders>
              <w:top w:val="nil"/>
              <w:left w:val="nil"/>
              <w:bottom w:val="nil"/>
              <w:right w:val="nil"/>
            </w:tcBorders>
          </w:tcPr>
          <w:p w14:paraId="08A342D1" w14:textId="77777777" w:rsidR="00AD70C4" w:rsidRPr="00857E3C" w:rsidRDefault="00AD70C4" w:rsidP="009348D6">
            <w:pPr>
              <w:spacing w:line="276" w:lineRule="auto"/>
              <w:rPr>
                <w:color w:val="000000" w:themeColor="text1"/>
                <w:sz w:val="20"/>
                <w:szCs w:val="20"/>
              </w:rPr>
            </w:pPr>
          </w:p>
        </w:tc>
        <w:tc>
          <w:tcPr>
            <w:tcW w:w="730" w:type="dxa"/>
            <w:gridSpan w:val="2"/>
            <w:tcBorders>
              <w:top w:val="nil"/>
              <w:left w:val="nil"/>
              <w:bottom w:val="nil"/>
              <w:right w:val="nil"/>
            </w:tcBorders>
          </w:tcPr>
          <w:p w14:paraId="7A470684" w14:textId="77777777" w:rsidR="00AD70C4" w:rsidRPr="00857E3C" w:rsidRDefault="00AD70C4" w:rsidP="009348D6">
            <w:pPr>
              <w:spacing w:line="276" w:lineRule="auto"/>
              <w:rPr>
                <w:color w:val="000000" w:themeColor="text1"/>
                <w:sz w:val="20"/>
                <w:szCs w:val="20"/>
                <w:lang w:val="vi-VN"/>
              </w:rPr>
            </w:pPr>
          </w:p>
        </w:tc>
      </w:tr>
      <w:tr w:rsidR="00AD70C4" w:rsidRPr="00857E3C" w14:paraId="52C3BE77" w14:textId="77777777" w:rsidTr="009348D6">
        <w:trPr>
          <w:gridAfter w:val="1"/>
          <w:wAfter w:w="504" w:type="dxa"/>
        </w:trPr>
        <w:tc>
          <w:tcPr>
            <w:tcW w:w="1953" w:type="dxa"/>
            <w:tcBorders>
              <w:top w:val="nil"/>
              <w:left w:val="nil"/>
              <w:bottom w:val="nil"/>
              <w:right w:val="nil"/>
            </w:tcBorders>
          </w:tcPr>
          <w:p w14:paraId="3F1C6B6F" w14:textId="77777777" w:rsidR="00AD70C4" w:rsidRPr="00857E3C" w:rsidRDefault="00AD70C4" w:rsidP="009348D6">
            <w:pPr>
              <w:ind w:left="170"/>
              <w:rPr>
                <w:color w:val="000000" w:themeColor="text1"/>
                <w:sz w:val="20"/>
                <w:szCs w:val="20"/>
              </w:rPr>
            </w:pPr>
            <w:r w:rsidRPr="00857E3C">
              <w:rPr>
                <w:color w:val="000000" w:themeColor="text1"/>
                <w:sz w:val="20"/>
                <w:szCs w:val="20"/>
              </w:rPr>
              <w:t>Metformin</w:t>
            </w:r>
          </w:p>
        </w:tc>
        <w:tc>
          <w:tcPr>
            <w:tcW w:w="1471" w:type="dxa"/>
            <w:tcBorders>
              <w:top w:val="nil"/>
              <w:left w:val="nil"/>
              <w:bottom w:val="nil"/>
              <w:right w:val="nil"/>
            </w:tcBorders>
          </w:tcPr>
          <w:p w14:paraId="405253BF"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472 (81.38)</w:t>
            </w:r>
          </w:p>
        </w:tc>
        <w:tc>
          <w:tcPr>
            <w:tcW w:w="1456" w:type="dxa"/>
            <w:tcBorders>
              <w:top w:val="nil"/>
              <w:left w:val="nil"/>
              <w:bottom w:val="nil"/>
              <w:right w:val="nil"/>
            </w:tcBorders>
          </w:tcPr>
          <w:p w14:paraId="316398BC"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1003 (79.67)</w:t>
            </w:r>
          </w:p>
        </w:tc>
        <w:tc>
          <w:tcPr>
            <w:tcW w:w="759" w:type="dxa"/>
            <w:tcBorders>
              <w:top w:val="nil"/>
              <w:left w:val="nil"/>
              <w:bottom w:val="nil"/>
              <w:right w:val="nil"/>
            </w:tcBorders>
          </w:tcPr>
          <w:p w14:paraId="54E72FAC"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0.043</w:t>
            </w:r>
          </w:p>
        </w:tc>
        <w:tc>
          <w:tcPr>
            <w:tcW w:w="292" w:type="dxa"/>
            <w:tcBorders>
              <w:top w:val="nil"/>
              <w:left w:val="nil"/>
              <w:bottom w:val="nil"/>
              <w:right w:val="nil"/>
            </w:tcBorders>
          </w:tcPr>
          <w:p w14:paraId="441CCF59"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204B5875"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1476 (80.40)</w:t>
            </w:r>
          </w:p>
        </w:tc>
        <w:tc>
          <w:tcPr>
            <w:tcW w:w="1553" w:type="dxa"/>
            <w:tcBorders>
              <w:top w:val="nil"/>
              <w:left w:val="nil"/>
              <w:bottom w:val="nil"/>
              <w:right w:val="nil"/>
            </w:tcBorders>
          </w:tcPr>
          <w:p w14:paraId="058D5327"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1473 (80.20)</w:t>
            </w:r>
          </w:p>
        </w:tc>
        <w:tc>
          <w:tcPr>
            <w:tcW w:w="730" w:type="dxa"/>
            <w:gridSpan w:val="2"/>
            <w:tcBorders>
              <w:top w:val="nil"/>
              <w:left w:val="nil"/>
              <w:bottom w:val="nil"/>
              <w:right w:val="nil"/>
            </w:tcBorders>
          </w:tcPr>
          <w:p w14:paraId="19BBC00F"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0.01</w:t>
            </w:r>
          </w:p>
        </w:tc>
      </w:tr>
      <w:tr w:rsidR="00AD70C4" w:rsidRPr="00857E3C" w14:paraId="03116B9E" w14:textId="77777777" w:rsidTr="009348D6">
        <w:trPr>
          <w:gridAfter w:val="1"/>
          <w:wAfter w:w="504" w:type="dxa"/>
        </w:trPr>
        <w:tc>
          <w:tcPr>
            <w:tcW w:w="1953" w:type="dxa"/>
            <w:tcBorders>
              <w:top w:val="nil"/>
              <w:left w:val="nil"/>
              <w:bottom w:val="nil"/>
              <w:right w:val="nil"/>
            </w:tcBorders>
          </w:tcPr>
          <w:p w14:paraId="3A6EABDB" w14:textId="77777777" w:rsidR="00AD70C4" w:rsidRPr="00857E3C" w:rsidRDefault="00AD70C4" w:rsidP="009348D6">
            <w:pPr>
              <w:ind w:left="170"/>
              <w:rPr>
                <w:color w:val="000000" w:themeColor="text1"/>
                <w:sz w:val="20"/>
                <w:szCs w:val="20"/>
              </w:rPr>
            </w:pPr>
            <w:r w:rsidRPr="00857E3C">
              <w:rPr>
                <w:color w:val="000000" w:themeColor="text1"/>
                <w:sz w:val="20"/>
                <w:szCs w:val="20"/>
              </w:rPr>
              <w:t>Sulfonylureas</w:t>
            </w:r>
          </w:p>
        </w:tc>
        <w:tc>
          <w:tcPr>
            <w:tcW w:w="1471" w:type="dxa"/>
            <w:tcBorders>
              <w:top w:val="nil"/>
              <w:left w:val="nil"/>
              <w:bottom w:val="nil"/>
              <w:right w:val="nil"/>
            </w:tcBorders>
          </w:tcPr>
          <w:p w14:paraId="42C3B51E"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274 (47.24)</w:t>
            </w:r>
          </w:p>
        </w:tc>
        <w:tc>
          <w:tcPr>
            <w:tcW w:w="1456" w:type="dxa"/>
            <w:tcBorders>
              <w:top w:val="nil"/>
              <w:left w:val="nil"/>
              <w:bottom w:val="nil"/>
              <w:right w:val="nil"/>
            </w:tcBorders>
          </w:tcPr>
          <w:p w14:paraId="69082174"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567 (45.04)</w:t>
            </w:r>
          </w:p>
        </w:tc>
        <w:tc>
          <w:tcPr>
            <w:tcW w:w="759" w:type="dxa"/>
            <w:tcBorders>
              <w:top w:val="nil"/>
              <w:left w:val="nil"/>
              <w:bottom w:val="nil"/>
              <w:right w:val="nil"/>
            </w:tcBorders>
          </w:tcPr>
          <w:p w14:paraId="77F84C02"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0.044</w:t>
            </w:r>
          </w:p>
        </w:tc>
        <w:tc>
          <w:tcPr>
            <w:tcW w:w="292" w:type="dxa"/>
            <w:tcBorders>
              <w:top w:val="nil"/>
              <w:left w:val="nil"/>
              <w:bottom w:val="nil"/>
              <w:right w:val="nil"/>
            </w:tcBorders>
          </w:tcPr>
          <w:p w14:paraId="0B88E603"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1DECA92E"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837 (45.58)</w:t>
            </w:r>
          </w:p>
        </w:tc>
        <w:tc>
          <w:tcPr>
            <w:tcW w:w="1553" w:type="dxa"/>
            <w:tcBorders>
              <w:top w:val="nil"/>
              <w:left w:val="nil"/>
              <w:bottom w:val="nil"/>
              <w:right w:val="nil"/>
            </w:tcBorders>
          </w:tcPr>
          <w:p w14:paraId="1B230402"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838 (45.63)</w:t>
            </w:r>
          </w:p>
        </w:tc>
        <w:tc>
          <w:tcPr>
            <w:tcW w:w="730" w:type="dxa"/>
            <w:gridSpan w:val="2"/>
            <w:tcBorders>
              <w:top w:val="nil"/>
              <w:left w:val="nil"/>
              <w:bottom w:val="nil"/>
              <w:right w:val="nil"/>
            </w:tcBorders>
          </w:tcPr>
          <w:p w14:paraId="295D8058"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0.00</w:t>
            </w:r>
          </w:p>
        </w:tc>
      </w:tr>
      <w:tr w:rsidR="00AD70C4" w:rsidRPr="00857E3C" w14:paraId="1C861295" w14:textId="77777777" w:rsidTr="009348D6">
        <w:trPr>
          <w:gridAfter w:val="1"/>
          <w:wAfter w:w="504" w:type="dxa"/>
        </w:trPr>
        <w:tc>
          <w:tcPr>
            <w:tcW w:w="1953" w:type="dxa"/>
            <w:tcBorders>
              <w:top w:val="nil"/>
              <w:left w:val="nil"/>
              <w:bottom w:val="nil"/>
              <w:right w:val="nil"/>
            </w:tcBorders>
          </w:tcPr>
          <w:p w14:paraId="4E5A2FFD" w14:textId="77777777" w:rsidR="00AD70C4" w:rsidRPr="00857E3C" w:rsidRDefault="00AD70C4" w:rsidP="009348D6">
            <w:pPr>
              <w:rPr>
                <w:b/>
                <w:bCs/>
                <w:color w:val="000000" w:themeColor="text1"/>
                <w:sz w:val="20"/>
                <w:szCs w:val="20"/>
                <w:lang w:val="vi-VN"/>
              </w:rPr>
            </w:pPr>
            <w:r w:rsidRPr="00857E3C">
              <w:rPr>
                <w:color w:val="000000" w:themeColor="text1"/>
                <w:sz w:val="20"/>
                <w:szCs w:val="20"/>
              </w:rPr>
              <w:t>Other drug use</w:t>
            </w:r>
            <w:r w:rsidRPr="00857E3C">
              <w:rPr>
                <w:color w:val="000000" w:themeColor="text1"/>
                <w:sz w:val="20"/>
                <w:szCs w:val="20"/>
                <w:lang w:val="vi-VN"/>
              </w:rPr>
              <w:t>,</w:t>
            </w:r>
            <w:r w:rsidRPr="00857E3C">
              <w:rPr>
                <w:color w:val="000000" w:themeColor="text1"/>
                <w:sz w:val="20"/>
                <w:szCs w:val="20"/>
              </w:rPr>
              <w:t xml:space="preserve"> No</w:t>
            </w:r>
            <w:r w:rsidRPr="00857E3C">
              <w:rPr>
                <w:color w:val="000000" w:themeColor="text1"/>
                <w:sz w:val="20"/>
                <w:szCs w:val="20"/>
                <w:lang w:val="vi-VN"/>
              </w:rPr>
              <w:t>.</w:t>
            </w:r>
            <w:r w:rsidRPr="00857E3C">
              <w:rPr>
                <w:color w:val="000000" w:themeColor="text1"/>
                <w:sz w:val="20"/>
                <w:szCs w:val="20"/>
              </w:rPr>
              <w:t xml:space="preserve"> (%</w:t>
            </w:r>
            <w:r w:rsidRPr="00857E3C">
              <w:rPr>
                <w:color w:val="000000" w:themeColor="text1"/>
                <w:sz w:val="20"/>
                <w:szCs w:val="20"/>
                <w:lang w:val="vi-VN"/>
              </w:rPr>
              <w:t>)</w:t>
            </w:r>
          </w:p>
        </w:tc>
        <w:tc>
          <w:tcPr>
            <w:tcW w:w="1471" w:type="dxa"/>
            <w:tcBorders>
              <w:top w:val="nil"/>
              <w:left w:val="nil"/>
              <w:bottom w:val="nil"/>
              <w:right w:val="nil"/>
            </w:tcBorders>
          </w:tcPr>
          <w:p w14:paraId="74EFE177" w14:textId="77777777" w:rsidR="00AD70C4" w:rsidRPr="00857E3C" w:rsidRDefault="00AD70C4" w:rsidP="009348D6">
            <w:pPr>
              <w:spacing w:line="276" w:lineRule="auto"/>
              <w:rPr>
                <w:b/>
                <w:bCs/>
                <w:color w:val="000000" w:themeColor="text1"/>
                <w:sz w:val="20"/>
                <w:szCs w:val="20"/>
              </w:rPr>
            </w:pPr>
          </w:p>
        </w:tc>
        <w:tc>
          <w:tcPr>
            <w:tcW w:w="1456" w:type="dxa"/>
            <w:tcBorders>
              <w:top w:val="nil"/>
              <w:left w:val="nil"/>
              <w:bottom w:val="nil"/>
              <w:right w:val="nil"/>
            </w:tcBorders>
          </w:tcPr>
          <w:p w14:paraId="31A979EF" w14:textId="77777777" w:rsidR="00AD70C4" w:rsidRPr="00857E3C" w:rsidRDefault="00AD70C4" w:rsidP="009348D6">
            <w:pPr>
              <w:spacing w:line="276" w:lineRule="auto"/>
              <w:rPr>
                <w:b/>
                <w:bCs/>
                <w:color w:val="000000" w:themeColor="text1"/>
                <w:sz w:val="20"/>
                <w:szCs w:val="20"/>
              </w:rPr>
            </w:pPr>
          </w:p>
        </w:tc>
        <w:tc>
          <w:tcPr>
            <w:tcW w:w="759" w:type="dxa"/>
            <w:tcBorders>
              <w:top w:val="nil"/>
              <w:left w:val="nil"/>
              <w:bottom w:val="nil"/>
              <w:right w:val="nil"/>
            </w:tcBorders>
          </w:tcPr>
          <w:p w14:paraId="4DB78849" w14:textId="77777777" w:rsidR="00AD70C4" w:rsidRPr="00857E3C" w:rsidRDefault="00AD70C4" w:rsidP="009348D6">
            <w:pPr>
              <w:spacing w:line="276" w:lineRule="auto"/>
              <w:rPr>
                <w:b/>
                <w:bCs/>
                <w:color w:val="000000" w:themeColor="text1"/>
                <w:sz w:val="20"/>
                <w:szCs w:val="20"/>
              </w:rPr>
            </w:pPr>
          </w:p>
        </w:tc>
        <w:tc>
          <w:tcPr>
            <w:tcW w:w="292" w:type="dxa"/>
            <w:tcBorders>
              <w:top w:val="nil"/>
              <w:left w:val="nil"/>
              <w:bottom w:val="nil"/>
              <w:right w:val="nil"/>
            </w:tcBorders>
          </w:tcPr>
          <w:p w14:paraId="14F436C8"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77E65D76" w14:textId="77777777" w:rsidR="00AD70C4" w:rsidRPr="00857E3C" w:rsidRDefault="00AD70C4" w:rsidP="009348D6">
            <w:pPr>
              <w:spacing w:line="276" w:lineRule="auto"/>
              <w:rPr>
                <w:b/>
                <w:bCs/>
                <w:color w:val="000000" w:themeColor="text1"/>
                <w:sz w:val="20"/>
                <w:szCs w:val="20"/>
              </w:rPr>
            </w:pPr>
          </w:p>
        </w:tc>
        <w:tc>
          <w:tcPr>
            <w:tcW w:w="1553" w:type="dxa"/>
            <w:tcBorders>
              <w:top w:val="nil"/>
              <w:left w:val="nil"/>
              <w:bottom w:val="nil"/>
              <w:right w:val="nil"/>
            </w:tcBorders>
          </w:tcPr>
          <w:p w14:paraId="5B9C6AA8" w14:textId="77777777" w:rsidR="00AD70C4" w:rsidRPr="00857E3C" w:rsidRDefault="00AD70C4" w:rsidP="009348D6">
            <w:pPr>
              <w:spacing w:line="276" w:lineRule="auto"/>
              <w:rPr>
                <w:b/>
                <w:bCs/>
                <w:color w:val="000000" w:themeColor="text1"/>
                <w:sz w:val="20"/>
                <w:szCs w:val="20"/>
              </w:rPr>
            </w:pPr>
          </w:p>
        </w:tc>
        <w:tc>
          <w:tcPr>
            <w:tcW w:w="730" w:type="dxa"/>
            <w:gridSpan w:val="2"/>
            <w:tcBorders>
              <w:top w:val="nil"/>
              <w:left w:val="nil"/>
              <w:bottom w:val="nil"/>
              <w:right w:val="nil"/>
            </w:tcBorders>
          </w:tcPr>
          <w:p w14:paraId="1AB4935D" w14:textId="77777777" w:rsidR="00AD70C4" w:rsidRPr="00857E3C" w:rsidRDefault="00AD70C4" w:rsidP="009348D6">
            <w:pPr>
              <w:spacing w:line="276" w:lineRule="auto"/>
              <w:rPr>
                <w:b/>
                <w:bCs/>
                <w:color w:val="000000" w:themeColor="text1"/>
                <w:sz w:val="20"/>
                <w:szCs w:val="20"/>
              </w:rPr>
            </w:pPr>
          </w:p>
        </w:tc>
      </w:tr>
      <w:tr w:rsidR="00AD70C4" w:rsidRPr="00857E3C" w14:paraId="147E0B25" w14:textId="77777777" w:rsidTr="009348D6">
        <w:trPr>
          <w:gridAfter w:val="1"/>
          <w:wAfter w:w="504" w:type="dxa"/>
        </w:trPr>
        <w:tc>
          <w:tcPr>
            <w:tcW w:w="1953" w:type="dxa"/>
            <w:tcBorders>
              <w:top w:val="nil"/>
              <w:left w:val="nil"/>
              <w:bottom w:val="nil"/>
              <w:right w:val="nil"/>
            </w:tcBorders>
          </w:tcPr>
          <w:p w14:paraId="5E838FA8" w14:textId="77777777" w:rsidR="00AD70C4" w:rsidRPr="00857E3C" w:rsidRDefault="00AD70C4" w:rsidP="009348D6">
            <w:pPr>
              <w:ind w:left="168"/>
              <w:rPr>
                <w:b/>
                <w:bCs/>
                <w:color w:val="000000" w:themeColor="text1"/>
                <w:sz w:val="20"/>
                <w:szCs w:val="20"/>
              </w:rPr>
            </w:pPr>
            <w:r w:rsidRPr="00857E3C">
              <w:rPr>
                <w:color w:val="000000" w:themeColor="text1"/>
                <w:sz w:val="20"/>
                <w:szCs w:val="20"/>
              </w:rPr>
              <w:t>ACE inhibitors</w:t>
            </w:r>
          </w:p>
        </w:tc>
        <w:tc>
          <w:tcPr>
            <w:tcW w:w="1471" w:type="dxa"/>
            <w:tcBorders>
              <w:top w:val="nil"/>
              <w:left w:val="nil"/>
              <w:bottom w:val="nil"/>
              <w:right w:val="nil"/>
            </w:tcBorders>
          </w:tcPr>
          <w:p w14:paraId="782AFC57"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360 (62.07)</w:t>
            </w:r>
          </w:p>
        </w:tc>
        <w:tc>
          <w:tcPr>
            <w:tcW w:w="1456" w:type="dxa"/>
            <w:tcBorders>
              <w:top w:val="nil"/>
              <w:left w:val="nil"/>
              <w:bottom w:val="nil"/>
              <w:right w:val="nil"/>
            </w:tcBorders>
          </w:tcPr>
          <w:p w14:paraId="241F8D6B"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852 (67.67)</w:t>
            </w:r>
          </w:p>
        </w:tc>
        <w:tc>
          <w:tcPr>
            <w:tcW w:w="759" w:type="dxa"/>
            <w:tcBorders>
              <w:top w:val="nil"/>
              <w:left w:val="nil"/>
              <w:bottom w:val="nil"/>
              <w:right w:val="nil"/>
            </w:tcBorders>
          </w:tcPr>
          <w:p w14:paraId="6981066E"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0.118</w:t>
            </w:r>
          </w:p>
        </w:tc>
        <w:tc>
          <w:tcPr>
            <w:tcW w:w="292" w:type="dxa"/>
            <w:tcBorders>
              <w:top w:val="nil"/>
              <w:left w:val="nil"/>
              <w:bottom w:val="nil"/>
              <w:right w:val="nil"/>
            </w:tcBorders>
          </w:tcPr>
          <w:p w14:paraId="15E08B85"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625533D2"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1213 (66.07)</w:t>
            </w:r>
          </w:p>
        </w:tc>
        <w:tc>
          <w:tcPr>
            <w:tcW w:w="1553" w:type="dxa"/>
            <w:tcBorders>
              <w:top w:val="nil"/>
              <w:left w:val="nil"/>
              <w:bottom w:val="nil"/>
              <w:right w:val="nil"/>
            </w:tcBorders>
          </w:tcPr>
          <w:p w14:paraId="79B1FC91"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 xml:space="preserve">1213 (66.03)  </w:t>
            </w:r>
          </w:p>
        </w:tc>
        <w:tc>
          <w:tcPr>
            <w:tcW w:w="730" w:type="dxa"/>
            <w:gridSpan w:val="2"/>
            <w:tcBorders>
              <w:top w:val="nil"/>
              <w:left w:val="nil"/>
              <w:bottom w:val="nil"/>
              <w:right w:val="nil"/>
            </w:tcBorders>
          </w:tcPr>
          <w:p w14:paraId="3C333B7D"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0.00</w:t>
            </w:r>
          </w:p>
        </w:tc>
      </w:tr>
      <w:tr w:rsidR="00AD70C4" w:rsidRPr="00857E3C" w14:paraId="76CC29F1" w14:textId="77777777" w:rsidTr="009348D6">
        <w:trPr>
          <w:gridAfter w:val="1"/>
          <w:wAfter w:w="504" w:type="dxa"/>
        </w:trPr>
        <w:tc>
          <w:tcPr>
            <w:tcW w:w="1953" w:type="dxa"/>
            <w:tcBorders>
              <w:top w:val="nil"/>
              <w:left w:val="nil"/>
              <w:bottom w:val="nil"/>
              <w:right w:val="nil"/>
            </w:tcBorders>
          </w:tcPr>
          <w:p w14:paraId="427E5106" w14:textId="77777777" w:rsidR="00AD70C4" w:rsidRPr="00857E3C" w:rsidRDefault="00AD70C4" w:rsidP="009348D6">
            <w:pPr>
              <w:ind w:left="168"/>
              <w:rPr>
                <w:b/>
                <w:bCs/>
                <w:color w:val="000000" w:themeColor="text1"/>
                <w:sz w:val="20"/>
                <w:szCs w:val="20"/>
              </w:rPr>
            </w:pPr>
            <w:r w:rsidRPr="00857E3C">
              <w:rPr>
                <w:color w:val="000000" w:themeColor="text1"/>
                <w:sz w:val="20"/>
                <w:szCs w:val="20"/>
                <w:lang w:val="vi-VN"/>
              </w:rPr>
              <w:t>ARBs</w:t>
            </w:r>
          </w:p>
        </w:tc>
        <w:tc>
          <w:tcPr>
            <w:tcW w:w="1471" w:type="dxa"/>
            <w:tcBorders>
              <w:top w:val="nil"/>
              <w:left w:val="nil"/>
              <w:bottom w:val="nil"/>
              <w:right w:val="nil"/>
            </w:tcBorders>
          </w:tcPr>
          <w:p w14:paraId="02F73112"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109 (18.79)</w:t>
            </w:r>
          </w:p>
        </w:tc>
        <w:tc>
          <w:tcPr>
            <w:tcW w:w="1456" w:type="dxa"/>
            <w:tcBorders>
              <w:top w:val="nil"/>
              <w:left w:val="nil"/>
              <w:bottom w:val="nil"/>
              <w:right w:val="nil"/>
            </w:tcBorders>
          </w:tcPr>
          <w:p w14:paraId="60222381"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186 (14.77)</w:t>
            </w:r>
          </w:p>
        </w:tc>
        <w:tc>
          <w:tcPr>
            <w:tcW w:w="759" w:type="dxa"/>
            <w:tcBorders>
              <w:top w:val="nil"/>
              <w:left w:val="nil"/>
              <w:bottom w:val="nil"/>
              <w:right w:val="nil"/>
            </w:tcBorders>
          </w:tcPr>
          <w:p w14:paraId="18B8ECE7"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0.108</w:t>
            </w:r>
          </w:p>
        </w:tc>
        <w:tc>
          <w:tcPr>
            <w:tcW w:w="292" w:type="dxa"/>
            <w:tcBorders>
              <w:top w:val="nil"/>
              <w:left w:val="nil"/>
              <w:bottom w:val="nil"/>
              <w:right w:val="nil"/>
            </w:tcBorders>
          </w:tcPr>
          <w:p w14:paraId="096506A7"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03BCF902"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296 (16.13)</w:t>
            </w:r>
          </w:p>
        </w:tc>
        <w:tc>
          <w:tcPr>
            <w:tcW w:w="1553" w:type="dxa"/>
            <w:tcBorders>
              <w:top w:val="nil"/>
              <w:left w:val="nil"/>
              <w:bottom w:val="nil"/>
              <w:right w:val="nil"/>
            </w:tcBorders>
          </w:tcPr>
          <w:p w14:paraId="03A96805"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294 (16.00)</w:t>
            </w:r>
          </w:p>
        </w:tc>
        <w:tc>
          <w:tcPr>
            <w:tcW w:w="730" w:type="dxa"/>
            <w:gridSpan w:val="2"/>
            <w:tcBorders>
              <w:top w:val="nil"/>
              <w:left w:val="nil"/>
              <w:bottom w:val="nil"/>
              <w:right w:val="nil"/>
            </w:tcBorders>
          </w:tcPr>
          <w:p w14:paraId="15083454"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0.00</w:t>
            </w:r>
          </w:p>
        </w:tc>
      </w:tr>
      <w:tr w:rsidR="00AD70C4" w:rsidRPr="00857E3C" w14:paraId="612C8F07" w14:textId="77777777" w:rsidTr="009348D6">
        <w:trPr>
          <w:gridAfter w:val="1"/>
          <w:wAfter w:w="504" w:type="dxa"/>
        </w:trPr>
        <w:tc>
          <w:tcPr>
            <w:tcW w:w="1953" w:type="dxa"/>
            <w:tcBorders>
              <w:top w:val="nil"/>
              <w:left w:val="nil"/>
              <w:bottom w:val="nil"/>
              <w:right w:val="nil"/>
            </w:tcBorders>
          </w:tcPr>
          <w:p w14:paraId="117201EF" w14:textId="77777777" w:rsidR="00AD70C4" w:rsidRPr="00857E3C" w:rsidRDefault="00AD70C4" w:rsidP="009348D6">
            <w:pPr>
              <w:ind w:left="168"/>
              <w:rPr>
                <w:b/>
                <w:bCs/>
                <w:color w:val="000000" w:themeColor="text1"/>
                <w:sz w:val="20"/>
                <w:szCs w:val="20"/>
              </w:rPr>
            </w:pPr>
            <w:r w:rsidRPr="00857E3C">
              <w:rPr>
                <w:color w:val="000000" w:themeColor="text1"/>
                <w:sz w:val="20"/>
                <w:szCs w:val="20"/>
              </w:rPr>
              <w:t>Beta blocker</w:t>
            </w:r>
          </w:p>
        </w:tc>
        <w:tc>
          <w:tcPr>
            <w:tcW w:w="1471" w:type="dxa"/>
            <w:tcBorders>
              <w:top w:val="nil"/>
              <w:left w:val="nil"/>
              <w:bottom w:val="nil"/>
              <w:right w:val="nil"/>
            </w:tcBorders>
            <w:vAlign w:val="center"/>
          </w:tcPr>
          <w:p w14:paraId="5DC0D935"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310 (53.45)</w:t>
            </w:r>
          </w:p>
        </w:tc>
        <w:tc>
          <w:tcPr>
            <w:tcW w:w="1456" w:type="dxa"/>
            <w:tcBorders>
              <w:top w:val="nil"/>
              <w:left w:val="nil"/>
              <w:bottom w:val="nil"/>
              <w:right w:val="nil"/>
            </w:tcBorders>
            <w:vAlign w:val="center"/>
          </w:tcPr>
          <w:p w14:paraId="4A59A69D"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634 (50.36)</w:t>
            </w:r>
          </w:p>
        </w:tc>
        <w:tc>
          <w:tcPr>
            <w:tcW w:w="759" w:type="dxa"/>
            <w:tcBorders>
              <w:top w:val="nil"/>
              <w:left w:val="nil"/>
              <w:bottom w:val="nil"/>
              <w:right w:val="nil"/>
            </w:tcBorders>
            <w:vAlign w:val="center"/>
          </w:tcPr>
          <w:p w14:paraId="6C599F23"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0.062</w:t>
            </w:r>
          </w:p>
        </w:tc>
        <w:tc>
          <w:tcPr>
            <w:tcW w:w="292" w:type="dxa"/>
            <w:tcBorders>
              <w:top w:val="nil"/>
              <w:left w:val="nil"/>
              <w:bottom w:val="nil"/>
              <w:right w:val="nil"/>
            </w:tcBorders>
          </w:tcPr>
          <w:p w14:paraId="453AF435"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01B75DB7"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947 (51.58)</w:t>
            </w:r>
          </w:p>
        </w:tc>
        <w:tc>
          <w:tcPr>
            <w:tcW w:w="1553" w:type="dxa"/>
            <w:tcBorders>
              <w:top w:val="nil"/>
              <w:left w:val="nil"/>
              <w:bottom w:val="nil"/>
              <w:right w:val="nil"/>
            </w:tcBorders>
          </w:tcPr>
          <w:p w14:paraId="7292DB64"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943 (51.32)</w:t>
            </w:r>
          </w:p>
        </w:tc>
        <w:tc>
          <w:tcPr>
            <w:tcW w:w="730" w:type="dxa"/>
            <w:gridSpan w:val="2"/>
            <w:tcBorders>
              <w:top w:val="nil"/>
              <w:left w:val="nil"/>
              <w:bottom w:val="nil"/>
              <w:right w:val="nil"/>
            </w:tcBorders>
          </w:tcPr>
          <w:p w14:paraId="06F78817"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0.01</w:t>
            </w:r>
          </w:p>
        </w:tc>
      </w:tr>
      <w:tr w:rsidR="00AD70C4" w:rsidRPr="00857E3C" w14:paraId="37B9D54A" w14:textId="77777777" w:rsidTr="009348D6">
        <w:trPr>
          <w:gridAfter w:val="1"/>
          <w:wAfter w:w="504" w:type="dxa"/>
        </w:trPr>
        <w:tc>
          <w:tcPr>
            <w:tcW w:w="1953" w:type="dxa"/>
            <w:tcBorders>
              <w:top w:val="nil"/>
              <w:left w:val="nil"/>
              <w:bottom w:val="nil"/>
              <w:right w:val="nil"/>
            </w:tcBorders>
          </w:tcPr>
          <w:p w14:paraId="0577F3FC" w14:textId="77777777" w:rsidR="00AD70C4" w:rsidRPr="00857E3C" w:rsidRDefault="00AD70C4" w:rsidP="009348D6">
            <w:pPr>
              <w:ind w:left="168"/>
              <w:rPr>
                <w:b/>
                <w:bCs/>
                <w:color w:val="000000" w:themeColor="text1"/>
                <w:sz w:val="20"/>
                <w:szCs w:val="20"/>
              </w:rPr>
            </w:pPr>
            <w:r w:rsidRPr="00857E3C">
              <w:rPr>
                <w:color w:val="000000" w:themeColor="text1"/>
                <w:sz w:val="20"/>
                <w:szCs w:val="20"/>
              </w:rPr>
              <w:t>Diuretics</w:t>
            </w:r>
          </w:p>
        </w:tc>
        <w:tc>
          <w:tcPr>
            <w:tcW w:w="1471" w:type="dxa"/>
            <w:tcBorders>
              <w:top w:val="nil"/>
              <w:left w:val="nil"/>
              <w:bottom w:val="nil"/>
              <w:right w:val="nil"/>
            </w:tcBorders>
            <w:vAlign w:val="center"/>
          </w:tcPr>
          <w:p w14:paraId="65D7C85C"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243 (41.90)</w:t>
            </w:r>
          </w:p>
        </w:tc>
        <w:tc>
          <w:tcPr>
            <w:tcW w:w="1456" w:type="dxa"/>
            <w:tcBorders>
              <w:top w:val="nil"/>
              <w:left w:val="nil"/>
              <w:bottom w:val="nil"/>
              <w:right w:val="nil"/>
            </w:tcBorders>
            <w:vAlign w:val="center"/>
          </w:tcPr>
          <w:p w14:paraId="222E6C02"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476 (37.81)</w:t>
            </w:r>
          </w:p>
        </w:tc>
        <w:tc>
          <w:tcPr>
            <w:tcW w:w="759" w:type="dxa"/>
            <w:tcBorders>
              <w:top w:val="nil"/>
              <w:left w:val="nil"/>
              <w:bottom w:val="nil"/>
              <w:right w:val="nil"/>
            </w:tcBorders>
            <w:vAlign w:val="center"/>
          </w:tcPr>
          <w:p w14:paraId="69F2427E"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0.084</w:t>
            </w:r>
          </w:p>
        </w:tc>
        <w:tc>
          <w:tcPr>
            <w:tcW w:w="292" w:type="dxa"/>
            <w:tcBorders>
              <w:top w:val="nil"/>
              <w:left w:val="nil"/>
              <w:bottom w:val="nil"/>
              <w:right w:val="nil"/>
            </w:tcBorders>
          </w:tcPr>
          <w:p w14:paraId="0DEDDDB4"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795EF484"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709 (38.62)</w:t>
            </w:r>
          </w:p>
        </w:tc>
        <w:tc>
          <w:tcPr>
            <w:tcW w:w="1553" w:type="dxa"/>
            <w:tcBorders>
              <w:top w:val="nil"/>
              <w:left w:val="nil"/>
              <w:bottom w:val="nil"/>
              <w:right w:val="nil"/>
            </w:tcBorders>
          </w:tcPr>
          <w:p w14:paraId="4AD759A6"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715 (38.90)</w:t>
            </w:r>
          </w:p>
        </w:tc>
        <w:tc>
          <w:tcPr>
            <w:tcW w:w="730" w:type="dxa"/>
            <w:gridSpan w:val="2"/>
            <w:tcBorders>
              <w:top w:val="nil"/>
              <w:left w:val="nil"/>
              <w:bottom w:val="nil"/>
              <w:right w:val="nil"/>
            </w:tcBorders>
          </w:tcPr>
          <w:p w14:paraId="42970C26"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0.01</w:t>
            </w:r>
          </w:p>
        </w:tc>
      </w:tr>
      <w:tr w:rsidR="00AD70C4" w:rsidRPr="00857E3C" w14:paraId="60EAB7C4" w14:textId="77777777" w:rsidTr="009348D6">
        <w:trPr>
          <w:gridAfter w:val="1"/>
          <w:wAfter w:w="504" w:type="dxa"/>
        </w:trPr>
        <w:tc>
          <w:tcPr>
            <w:tcW w:w="1953" w:type="dxa"/>
            <w:tcBorders>
              <w:top w:val="nil"/>
              <w:left w:val="nil"/>
              <w:bottom w:val="nil"/>
              <w:right w:val="nil"/>
            </w:tcBorders>
          </w:tcPr>
          <w:p w14:paraId="6F38364C" w14:textId="77777777" w:rsidR="00AD70C4" w:rsidRPr="00857E3C" w:rsidRDefault="00AD70C4" w:rsidP="009348D6">
            <w:pPr>
              <w:ind w:left="168"/>
              <w:rPr>
                <w:b/>
                <w:bCs/>
                <w:color w:val="000000" w:themeColor="text1"/>
                <w:sz w:val="20"/>
                <w:szCs w:val="20"/>
              </w:rPr>
            </w:pPr>
            <w:r w:rsidRPr="00857E3C">
              <w:rPr>
                <w:color w:val="000000" w:themeColor="text1"/>
                <w:sz w:val="20"/>
                <w:szCs w:val="20"/>
              </w:rPr>
              <w:t>Statin</w:t>
            </w:r>
          </w:p>
        </w:tc>
        <w:tc>
          <w:tcPr>
            <w:tcW w:w="1471" w:type="dxa"/>
            <w:tcBorders>
              <w:top w:val="nil"/>
              <w:left w:val="nil"/>
              <w:bottom w:val="nil"/>
              <w:right w:val="nil"/>
            </w:tcBorders>
            <w:vAlign w:val="center"/>
          </w:tcPr>
          <w:p w14:paraId="5A87E736"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496 (85.52)</w:t>
            </w:r>
          </w:p>
        </w:tc>
        <w:tc>
          <w:tcPr>
            <w:tcW w:w="1456" w:type="dxa"/>
            <w:tcBorders>
              <w:top w:val="nil"/>
              <w:left w:val="nil"/>
              <w:bottom w:val="nil"/>
              <w:right w:val="nil"/>
            </w:tcBorders>
            <w:vAlign w:val="center"/>
          </w:tcPr>
          <w:p w14:paraId="2ABDE826"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1028 (81.65)</w:t>
            </w:r>
          </w:p>
        </w:tc>
        <w:tc>
          <w:tcPr>
            <w:tcW w:w="759" w:type="dxa"/>
            <w:tcBorders>
              <w:top w:val="nil"/>
              <w:left w:val="nil"/>
              <w:bottom w:val="nil"/>
              <w:right w:val="nil"/>
            </w:tcBorders>
            <w:vAlign w:val="center"/>
          </w:tcPr>
          <w:p w14:paraId="527FB200"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0.104</w:t>
            </w:r>
          </w:p>
        </w:tc>
        <w:tc>
          <w:tcPr>
            <w:tcW w:w="292" w:type="dxa"/>
            <w:tcBorders>
              <w:top w:val="nil"/>
              <w:left w:val="nil"/>
              <w:bottom w:val="nil"/>
              <w:right w:val="nil"/>
            </w:tcBorders>
          </w:tcPr>
          <w:p w14:paraId="07DC8CAF"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330DD185"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1524 (83.03)</w:t>
            </w:r>
          </w:p>
        </w:tc>
        <w:tc>
          <w:tcPr>
            <w:tcW w:w="1553" w:type="dxa"/>
            <w:tcBorders>
              <w:top w:val="nil"/>
              <w:left w:val="nil"/>
              <w:bottom w:val="nil"/>
              <w:right w:val="nil"/>
            </w:tcBorders>
          </w:tcPr>
          <w:p w14:paraId="342B9AC8"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1521 (82.79)</w:t>
            </w:r>
          </w:p>
        </w:tc>
        <w:tc>
          <w:tcPr>
            <w:tcW w:w="730" w:type="dxa"/>
            <w:gridSpan w:val="2"/>
            <w:tcBorders>
              <w:top w:val="nil"/>
              <w:left w:val="nil"/>
              <w:bottom w:val="nil"/>
              <w:right w:val="nil"/>
            </w:tcBorders>
          </w:tcPr>
          <w:p w14:paraId="07DDBEBB"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0.01</w:t>
            </w:r>
          </w:p>
        </w:tc>
      </w:tr>
      <w:tr w:rsidR="00AD70C4" w:rsidRPr="00857E3C" w14:paraId="48B761B1" w14:textId="77777777" w:rsidTr="009348D6">
        <w:trPr>
          <w:gridAfter w:val="1"/>
          <w:wAfter w:w="504" w:type="dxa"/>
        </w:trPr>
        <w:tc>
          <w:tcPr>
            <w:tcW w:w="1953" w:type="dxa"/>
            <w:tcBorders>
              <w:top w:val="nil"/>
              <w:left w:val="nil"/>
              <w:bottom w:val="nil"/>
              <w:right w:val="nil"/>
            </w:tcBorders>
          </w:tcPr>
          <w:p w14:paraId="2798BE02" w14:textId="77777777" w:rsidR="00AD70C4" w:rsidRPr="00857E3C" w:rsidRDefault="00AD70C4" w:rsidP="009348D6">
            <w:pPr>
              <w:rPr>
                <w:b/>
                <w:bCs/>
                <w:color w:val="000000" w:themeColor="text1"/>
                <w:sz w:val="20"/>
                <w:szCs w:val="20"/>
              </w:rPr>
            </w:pPr>
            <w:r w:rsidRPr="00857E3C">
              <w:rPr>
                <w:color w:val="000000" w:themeColor="text1"/>
                <w:sz w:val="20"/>
                <w:szCs w:val="20"/>
              </w:rPr>
              <w:t>Ethnicity</w:t>
            </w:r>
            <w:r w:rsidRPr="00857E3C">
              <w:rPr>
                <w:color w:val="000000" w:themeColor="text1"/>
                <w:sz w:val="20"/>
                <w:szCs w:val="20"/>
                <w:lang w:val="vi-VN"/>
              </w:rPr>
              <w:t>,</w:t>
            </w:r>
            <w:r w:rsidRPr="00857E3C">
              <w:rPr>
                <w:color w:val="000000" w:themeColor="text1"/>
                <w:sz w:val="20"/>
                <w:szCs w:val="20"/>
              </w:rPr>
              <w:t xml:space="preserve"> No</w:t>
            </w:r>
            <w:r w:rsidRPr="00857E3C">
              <w:rPr>
                <w:color w:val="000000" w:themeColor="text1"/>
                <w:sz w:val="20"/>
                <w:szCs w:val="20"/>
                <w:lang w:val="vi-VN"/>
              </w:rPr>
              <w:t>.</w:t>
            </w:r>
            <w:r w:rsidRPr="00857E3C">
              <w:rPr>
                <w:color w:val="000000" w:themeColor="text1"/>
                <w:sz w:val="20"/>
                <w:szCs w:val="20"/>
              </w:rPr>
              <w:t xml:space="preserve"> (%)</w:t>
            </w:r>
          </w:p>
        </w:tc>
        <w:tc>
          <w:tcPr>
            <w:tcW w:w="1471" w:type="dxa"/>
            <w:tcBorders>
              <w:top w:val="nil"/>
              <w:left w:val="nil"/>
              <w:bottom w:val="nil"/>
              <w:right w:val="nil"/>
            </w:tcBorders>
          </w:tcPr>
          <w:p w14:paraId="29BE2A78" w14:textId="77777777" w:rsidR="00AD70C4" w:rsidRPr="00857E3C" w:rsidRDefault="00AD70C4" w:rsidP="009348D6">
            <w:pPr>
              <w:spacing w:line="276" w:lineRule="auto"/>
              <w:rPr>
                <w:b/>
                <w:bCs/>
                <w:color w:val="000000" w:themeColor="text1"/>
                <w:sz w:val="20"/>
                <w:szCs w:val="20"/>
              </w:rPr>
            </w:pPr>
          </w:p>
        </w:tc>
        <w:tc>
          <w:tcPr>
            <w:tcW w:w="1456" w:type="dxa"/>
            <w:tcBorders>
              <w:top w:val="nil"/>
              <w:left w:val="nil"/>
              <w:bottom w:val="nil"/>
              <w:right w:val="nil"/>
            </w:tcBorders>
          </w:tcPr>
          <w:p w14:paraId="7F700BF7" w14:textId="77777777" w:rsidR="00AD70C4" w:rsidRPr="00857E3C" w:rsidRDefault="00AD70C4" w:rsidP="009348D6">
            <w:pPr>
              <w:spacing w:line="276" w:lineRule="auto"/>
              <w:rPr>
                <w:b/>
                <w:bCs/>
                <w:color w:val="000000" w:themeColor="text1"/>
                <w:sz w:val="20"/>
                <w:szCs w:val="20"/>
              </w:rPr>
            </w:pPr>
          </w:p>
        </w:tc>
        <w:tc>
          <w:tcPr>
            <w:tcW w:w="759" w:type="dxa"/>
            <w:tcBorders>
              <w:top w:val="nil"/>
              <w:left w:val="nil"/>
              <w:bottom w:val="nil"/>
              <w:right w:val="nil"/>
            </w:tcBorders>
          </w:tcPr>
          <w:p w14:paraId="088802C9" w14:textId="77777777" w:rsidR="00AD70C4" w:rsidRPr="00857E3C" w:rsidRDefault="00AD70C4" w:rsidP="009348D6">
            <w:pPr>
              <w:spacing w:line="276" w:lineRule="auto"/>
              <w:rPr>
                <w:b/>
                <w:bCs/>
                <w:color w:val="000000" w:themeColor="text1"/>
                <w:sz w:val="20"/>
                <w:szCs w:val="20"/>
                <w:lang w:val="vi-VN"/>
              </w:rPr>
            </w:pPr>
            <w:r w:rsidRPr="00857E3C">
              <w:rPr>
                <w:color w:val="000000" w:themeColor="text1"/>
                <w:sz w:val="20"/>
                <w:szCs w:val="20"/>
              </w:rPr>
              <w:t>0.04</w:t>
            </w:r>
          </w:p>
        </w:tc>
        <w:tc>
          <w:tcPr>
            <w:tcW w:w="292" w:type="dxa"/>
            <w:tcBorders>
              <w:top w:val="nil"/>
              <w:left w:val="nil"/>
              <w:bottom w:val="nil"/>
              <w:right w:val="nil"/>
            </w:tcBorders>
          </w:tcPr>
          <w:p w14:paraId="64DF9CD4"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7190599D" w14:textId="77777777" w:rsidR="00AD70C4" w:rsidRPr="00857E3C" w:rsidRDefault="00AD70C4" w:rsidP="009348D6">
            <w:pPr>
              <w:spacing w:line="276" w:lineRule="auto"/>
              <w:rPr>
                <w:b/>
                <w:bCs/>
                <w:color w:val="000000" w:themeColor="text1"/>
                <w:sz w:val="20"/>
                <w:szCs w:val="20"/>
              </w:rPr>
            </w:pPr>
          </w:p>
        </w:tc>
        <w:tc>
          <w:tcPr>
            <w:tcW w:w="1553" w:type="dxa"/>
            <w:tcBorders>
              <w:top w:val="nil"/>
              <w:left w:val="nil"/>
              <w:bottom w:val="nil"/>
              <w:right w:val="nil"/>
            </w:tcBorders>
          </w:tcPr>
          <w:p w14:paraId="49CACBC1" w14:textId="77777777" w:rsidR="00AD70C4" w:rsidRPr="00857E3C" w:rsidRDefault="00AD70C4" w:rsidP="009348D6">
            <w:pPr>
              <w:spacing w:line="276" w:lineRule="auto"/>
              <w:rPr>
                <w:b/>
                <w:bCs/>
                <w:color w:val="000000" w:themeColor="text1"/>
                <w:sz w:val="20"/>
                <w:szCs w:val="20"/>
              </w:rPr>
            </w:pPr>
          </w:p>
        </w:tc>
        <w:tc>
          <w:tcPr>
            <w:tcW w:w="730" w:type="dxa"/>
            <w:gridSpan w:val="2"/>
            <w:tcBorders>
              <w:top w:val="nil"/>
              <w:left w:val="nil"/>
              <w:bottom w:val="nil"/>
              <w:right w:val="nil"/>
            </w:tcBorders>
          </w:tcPr>
          <w:p w14:paraId="03F77E5D" w14:textId="77777777" w:rsidR="00AD70C4" w:rsidRPr="00857E3C" w:rsidRDefault="00AD70C4" w:rsidP="009348D6">
            <w:pPr>
              <w:spacing w:line="276" w:lineRule="auto"/>
              <w:rPr>
                <w:color w:val="000000" w:themeColor="text1"/>
                <w:sz w:val="20"/>
                <w:szCs w:val="20"/>
                <w:lang w:val="vi-VN"/>
              </w:rPr>
            </w:pPr>
            <w:r w:rsidRPr="00857E3C">
              <w:rPr>
                <w:color w:val="000000" w:themeColor="text1"/>
                <w:sz w:val="20"/>
                <w:szCs w:val="20"/>
                <w:lang w:val="vi-VN"/>
              </w:rPr>
              <w:t>0.04</w:t>
            </w:r>
          </w:p>
        </w:tc>
      </w:tr>
      <w:tr w:rsidR="00AD70C4" w:rsidRPr="00857E3C" w14:paraId="5395D660" w14:textId="77777777" w:rsidTr="009348D6">
        <w:trPr>
          <w:gridAfter w:val="1"/>
          <w:wAfter w:w="504" w:type="dxa"/>
        </w:trPr>
        <w:tc>
          <w:tcPr>
            <w:tcW w:w="1953" w:type="dxa"/>
            <w:tcBorders>
              <w:top w:val="nil"/>
              <w:left w:val="nil"/>
              <w:bottom w:val="nil"/>
              <w:right w:val="nil"/>
            </w:tcBorders>
          </w:tcPr>
          <w:p w14:paraId="3E2BAE13" w14:textId="77777777" w:rsidR="00AD70C4" w:rsidRPr="00857E3C" w:rsidRDefault="00AD70C4" w:rsidP="009348D6">
            <w:pPr>
              <w:ind w:firstLine="168"/>
              <w:rPr>
                <w:b/>
                <w:bCs/>
                <w:color w:val="000000" w:themeColor="text1"/>
                <w:sz w:val="20"/>
                <w:szCs w:val="20"/>
              </w:rPr>
            </w:pPr>
            <w:r w:rsidRPr="00857E3C">
              <w:rPr>
                <w:color w:val="000000" w:themeColor="text1"/>
                <w:sz w:val="20"/>
                <w:szCs w:val="20"/>
              </w:rPr>
              <w:t>European</w:t>
            </w:r>
          </w:p>
        </w:tc>
        <w:tc>
          <w:tcPr>
            <w:tcW w:w="1471" w:type="dxa"/>
            <w:tcBorders>
              <w:top w:val="nil"/>
              <w:left w:val="nil"/>
              <w:bottom w:val="nil"/>
              <w:right w:val="nil"/>
            </w:tcBorders>
          </w:tcPr>
          <w:p w14:paraId="2CC1E286" w14:textId="77777777" w:rsidR="00AD70C4" w:rsidRPr="00857E3C" w:rsidRDefault="00AD70C4" w:rsidP="009348D6">
            <w:pPr>
              <w:spacing w:line="276" w:lineRule="auto"/>
              <w:rPr>
                <w:color w:val="000000" w:themeColor="text1"/>
                <w:sz w:val="20"/>
                <w:szCs w:val="20"/>
              </w:rPr>
            </w:pPr>
            <w:r w:rsidRPr="00857E3C">
              <w:rPr>
                <w:color w:val="000000" w:themeColor="text1"/>
                <w:sz w:val="20"/>
                <w:szCs w:val="20"/>
              </w:rPr>
              <w:t>406</w:t>
            </w:r>
            <w:r w:rsidRPr="00857E3C">
              <w:rPr>
                <w:color w:val="000000" w:themeColor="text1"/>
                <w:sz w:val="20"/>
                <w:szCs w:val="20"/>
                <w:lang w:val="vi-VN"/>
              </w:rPr>
              <w:t xml:space="preserve"> (7</w:t>
            </w:r>
            <w:r w:rsidRPr="00857E3C">
              <w:rPr>
                <w:color w:val="000000" w:themeColor="text1"/>
                <w:sz w:val="20"/>
                <w:szCs w:val="20"/>
              </w:rPr>
              <w:t>0.00)</w:t>
            </w:r>
          </w:p>
        </w:tc>
        <w:tc>
          <w:tcPr>
            <w:tcW w:w="1456" w:type="dxa"/>
            <w:tcBorders>
              <w:top w:val="nil"/>
              <w:left w:val="nil"/>
              <w:bottom w:val="nil"/>
              <w:right w:val="nil"/>
            </w:tcBorders>
          </w:tcPr>
          <w:p w14:paraId="251BFD6E" w14:textId="77777777" w:rsidR="00AD70C4" w:rsidRPr="00857E3C" w:rsidRDefault="00AD70C4" w:rsidP="009348D6">
            <w:pPr>
              <w:spacing w:line="276" w:lineRule="auto"/>
              <w:rPr>
                <w:color w:val="000000" w:themeColor="text1"/>
                <w:sz w:val="20"/>
                <w:szCs w:val="20"/>
                <w:lang w:val="vi-VN"/>
              </w:rPr>
            </w:pPr>
            <w:r w:rsidRPr="00857E3C">
              <w:rPr>
                <w:color w:val="000000" w:themeColor="text1"/>
                <w:sz w:val="20"/>
                <w:szCs w:val="20"/>
              </w:rPr>
              <w:t>903</w:t>
            </w:r>
            <w:r w:rsidRPr="00857E3C">
              <w:rPr>
                <w:color w:val="000000" w:themeColor="text1"/>
                <w:sz w:val="20"/>
                <w:szCs w:val="20"/>
                <w:lang w:val="vi-VN"/>
              </w:rPr>
              <w:t xml:space="preserve"> (7</w:t>
            </w:r>
            <w:r w:rsidRPr="00857E3C">
              <w:rPr>
                <w:color w:val="000000" w:themeColor="text1"/>
                <w:sz w:val="20"/>
                <w:szCs w:val="20"/>
              </w:rPr>
              <w:t>1</w:t>
            </w:r>
            <w:r w:rsidRPr="00857E3C">
              <w:rPr>
                <w:color w:val="000000" w:themeColor="text1"/>
                <w:sz w:val="20"/>
                <w:szCs w:val="20"/>
                <w:lang w:val="vi-VN"/>
              </w:rPr>
              <w:t>.7</w:t>
            </w:r>
            <w:r w:rsidRPr="00857E3C">
              <w:rPr>
                <w:color w:val="000000" w:themeColor="text1"/>
                <w:sz w:val="20"/>
                <w:szCs w:val="20"/>
              </w:rPr>
              <w:t>2</w:t>
            </w:r>
            <w:r w:rsidRPr="00857E3C">
              <w:rPr>
                <w:color w:val="000000" w:themeColor="text1"/>
                <w:sz w:val="20"/>
                <w:szCs w:val="20"/>
                <w:lang w:val="vi-VN"/>
              </w:rPr>
              <w:t>)</w:t>
            </w:r>
          </w:p>
        </w:tc>
        <w:tc>
          <w:tcPr>
            <w:tcW w:w="759" w:type="dxa"/>
            <w:tcBorders>
              <w:top w:val="nil"/>
              <w:left w:val="nil"/>
              <w:bottom w:val="nil"/>
              <w:right w:val="nil"/>
            </w:tcBorders>
          </w:tcPr>
          <w:p w14:paraId="3DD63B21" w14:textId="77777777" w:rsidR="00AD70C4" w:rsidRPr="00857E3C" w:rsidRDefault="00AD70C4" w:rsidP="009348D6">
            <w:pPr>
              <w:spacing w:line="276" w:lineRule="auto"/>
              <w:rPr>
                <w:b/>
                <w:bCs/>
                <w:color w:val="000000" w:themeColor="text1"/>
                <w:sz w:val="20"/>
                <w:szCs w:val="20"/>
              </w:rPr>
            </w:pPr>
          </w:p>
        </w:tc>
        <w:tc>
          <w:tcPr>
            <w:tcW w:w="292" w:type="dxa"/>
            <w:tcBorders>
              <w:top w:val="nil"/>
              <w:left w:val="nil"/>
              <w:bottom w:val="nil"/>
              <w:right w:val="nil"/>
            </w:tcBorders>
          </w:tcPr>
          <w:p w14:paraId="5EA7367B"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4FE1F030"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1313</w:t>
            </w:r>
            <w:r w:rsidRPr="00857E3C">
              <w:rPr>
                <w:color w:val="000000" w:themeColor="text1"/>
                <w:sz w:val="20"/>
                <w:szCs w:val="20"/>
                <w:lang w:val="vi-VN"/>
              </w:rPr>
              <w:t xml:space="preserve"> (</w:t>
            </w:r>
            <w:r w:rsidRPr="00857E3C">
              <w:rPr>
                <w:color w:val="000000" w:themeColor="text1"/>
                <w:sz w:val="20"/>
                <w:szCs w:val="20"/>
              </w:rPr>
              <w:t>71</w:t>
            </w:r>
            <w:r w:rsidRPr="00857E3C">
              <w:rPr>
                <w:color w:val="000000" w:themeColor="text1"/>
                <w:sz w:val="20"/>
                <w:szCs w:val="20"/>
                <w:lang w:val="vi-VN"/>
              </w:rPr>
              <w:t>.</w:t>
            </w:r>
            <w:r w:rsidRPr="00857E3C">
              <w:rPr>
                <w:color w:val="000000" w:themeColor="text1"/>
                <w:sz w:val="20"/>
                <w:szCs w:val="20"/>
              </w:rPr>
              <w:t>51</w:t>
            </w:r>
            <w:r w:rsidRPr="00857E3C">
              <w:rPr>
                <w:color w:val="000000" w:themeColor="text1"/>
                <w:sz w:val="20"/>
                <w:szCs w:val="20"/>
                <w:lang w:val="vi-VN"/>
              </w:rPr>
              <w:t>)</w:t>
            </w:r>
          </w:p>
        </w:tc>
        <w:tc>
          <w:tcPr>
            <w:tcW w:w="1553" w:type="dxa"/>
            <w:tcBorders>
              <w:top w:val="nil"/>
              <w:left w:val="nil"/>
              <w:bottom w:val="nil"/>
              <w:right w:val="nil"/>
            </w:tcBorders>
          </w:tcPr>
          <w:p w14:paraId="29C843AC"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1309</w:t>
            </w:r>
            <w:r w:rsidRPr="00857E3C">
              <w:rPr>
                <w:color w:val="000000" w:themeColor="text1"/>
                <w:sz w:val="20"/>
                <w:szCs w:val="20"/>
                <w:lang w:val="vi-VN"/>
              </w:rPr>
              <w:t xml:space="preserve"> (7</w:t>
            </w:r>
            <w:r w:rsidRPr="00857E3C">
              <w:rPr>
                <w:color w:val="000000" w:themeColor="text1"/>
                <w:sz w:val="20"/>
                <w:szCs w:val="20"/>
              </w:rPr>
              <w:t>1</w:t>
            </w:r>
            <w:r w:rsidRPr="00857E3C">
              <w:rPr>
                <w:color w:val="000000" w:themeColor="text1"/>
                <w:sz w:val="20"/>
                <w:szCs w:val="20"/>
                <w:lang w:val="vi-VN"/>
              </w:rPr>
              <w:t>.</w:t>
            </w:r>
            <w:r w:rsidRPr="00857E3C">
              <w:rPr>
                <w:color w:val="000000" w:themeColor="text1"/>
                <w:sz w:val="20"/>
                <w:szCs w:val="20"/>
              </w:rPr>
              <w:t>26</w:t>
            </w:r>
            <w:r w:rsidRPr="00857E3C">
              <w:rPr>
                <w:color w:val="000000" w:themeColor="text1"/>
                <w:sz w:val="20"/>
                <w:szCs w:val="20"/>
                <w:lang w:val="vi-VN"/>
              </w:rPr>
              <w:t>)</w:t>
            </w:r>
          </w:p>
        </w:tc>
        <w:tc>
          <w:tcPr>
            <w:tcW w:w="730" w:type="dxa"/>
            <w:gridSpan w:val="2"/>
            <w:tcBorders>
              <w:top w:val="nil"/>
              <w:left w:val="nil"/>
              <w:bottom w:val="nil"/>
              <w:right w:val="nil"/>
            </w:tcBorders>
          </w:tcPr>
          <w:p w14:paraId="02D8D5FC" w14:textId="77777777" w:rsidR="00AD70C4" w:rsidRPr="00857E3C" w:rsidRDefault="00AD70C4" w:rsidP="009348D6">
            <w:pPr>
              <w:spacing w:line="276" w:lineRule="auto"/>
              <w:rPr>
                <w:b/>
                <w:bCs/>
                <w:color w:val="000000" w:themeColor="text1"/>
                <w:sz w:val="20"/>
                <w:szCs w:val="20"/>
              </w:rPr>
            </w:pPr>
          </w:p>
        </w:tc>
      </w:tr>
      <w:tr w:rsidR="00AD70C4" w:rsidRPr="00857E3C" w14:paraId="083A0C6A" w14:textId="77777777" w:rsidTr="009348D6">
        <w:trPr>
          <w:gridAfter w:val="1"/>
          <w:wAfter w:w="504" w:type="dxa"/>
        </w:trPr>
        <w:tc>
          <w:tcPr>
            <w:tcW w:w="1953" w:type="dxa"/>
            <w:tcBorders>
              <w:top w:val="nil"/>
              <w:left w:val="nil"/>
              <w:bottom w:val="nil"/>
              <w:right w:val="nil"/>
            </w:tcBorders>
          </w:tcPr>
          <w:p w14:paraId="364DF2B3" w14:textId="77777777" w:rsidR="00AD70C4" w:rsidRPr="00857E3C" w:rsidRDefault="00AD70C4" w:rsidP="009348D6">
            <w:pPr>
              <w:ind w:firstLine="168"/>
              <w:rPr>
                <w:b/>
                <w:bCs/>
                <w:color w:val="000000" w:themeColor="text1"/>
                <w:sz w:val="20"/>
                <w:szCs w:val="20"/>
              </w:rPr>
            </w:pPr>
            <w:r w:rsidRPr="00857E3C">
              <w:rPr>
                <w:color w:val="000000" w:themeColor="text1"/>
                <w:sz w:val="20"/>
                <w:szCs w:val="20"/>
              </w:rPr>
              <w:t>Asian</w:t>
            </w:r>
          </w:p>
        </w:tc>
        <w:tc>
          <w:tcPr>
            <w:tcW w:w="1471" w:type="dxa"/>
            <w:tcBorders>
              <w:top w:val="nil"/>
              <w:left w:val="nil"/>
              <w:bottom w:val="nil"/>
              <w:right w:val="nil"/>
            </w:tcBorders>
            <w:vAlign w:val="center"/>
          </w:tcPr>
          <w:p w14:paraId="676494FE"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61 (10.52)</w:t>
            </w:r>
          </w:p>
        </w:tc>
        <w:tc>
          <w:tcPr>
            <w:tcW w:w="1456" w:type="dxa"/>
            <w:tcBorders>
              <w:top w:val="nil"/>
              <w:left w:val="nil"/>
              <w:bottom w:val="nil"/>
              <w:right w:val="nil"/>
            </w:tcBorders>
            <w:vAlign w:val="center"/>
          </w:tcPr>
          <w:p w14:paraId="18B4B78E"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144 (11.44)</w:t>
            </w:r>
          </w:p>
        </w:tc>
        <w:tc>
          <w:tcPr>
            <w:tcW w:w="759" w:type="dxa"/>
            <w:tcBorders>
              <w:top w:val="nil"/>
              <w:left w:val="nil"/>
              <w:bottom w:val="nil"/>
              <w:right w:val="nil"/>
            </w:tcBorders>
          </w:tcPr>
          <w:p w14:paraId="67F28FE9" w14:textId="77777777" w:rsidR="00AD70C4" w:rsidRPr="00857E3C" w:rsidRDefault="00AD70C4" w:rsidP="009348D6">
            <w:pPr>
              <w:spacing w:line="276" w:lineRule="auto"/>
              <w:rPr>
                <w:b/>
                <w:bCs/>
                <w:color w:val="000000" w:themeColor="text1"/>
                <w:sz w:val="20"/>
                <w:szCs w:val="20"/>
              </w:rPr>
            </w:pPr>
          </w:p>
        </w:tc>
        <w:tc>
          <w:tcPr>
            <w:tcW w:w="292" w:type="dxa"/>
            <w:tcBorders>
              <w:top w:val="nil"/>
              <w:left w:val="nil"/>
              <w:bottom w:val="nil"/>
              <w:right w:val="nil"/>
            </w:tcBorders>
          </w:tcPr>
          <w:p w14:paraId="5F87C8DE" w14:textId="77777777" w:rsidR="00AD70C4" w:rsidRPr="00857E3C" w:rsidRDefault="00AD70C4" w:rsidP="009348D6">
            <w:pPr>
              <w:spacing w:line="276" w:lineRule="auto"/>
              <w:rPr>
                <w:b/>
                <w:bCs/>
                <w:color w:val="000000" w:themeColor="text1"/>
                <w:sz w:val="20"/>
                <w:szCs w:val="20"/>
              </w:rPr>
            </w:pPr>
          </w:p>
        </w:tc>
        <w:tc>
          <w:tcPr>
            <w:tcW w:w="1515" w:type="dxa"/>
            <w:tcBorders>
              <w:top w:val="nil"/>
              <w:left w:val="nil"/>
              <w:bottom w:val="nil"/>
              <w:right w:val="nil"/>
            </w:tcBorders>
          </w:tcPr>
          <w:p w14:paraId="7731C3B6"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202 (11.01)</w:t>
            </w:r>
          </w:p>
        </w:tc>
        <w:tc>
          <w:tcPr>
            <w:tcW w:w="1553" w:type="dxa"/>
            <w:tcBorders>
              <w:top w:val="nil"/>
              <w:left w:val="nil"/>
              <w:bottom w:val="nil"/>
              <w:right w:val="nil"/>
            </w:tcBorders>
          </w:tcPr>
          <w:p w14:paraId="4B2E1FDE" w14:textId="77777777" w:rsidR="00AD70C4" w:rsidRPr="00857E3C" w:rsidRDefault="00AD70C4" w:rsidP="009348D6">
            <w:pPr>
              <w:spacing w:line="276" w:lineRule="auto"/>
              <w:rPr>
                <w:b/>
                <w:bCs/>
                <w:color w:val="000000" w:themeColor="text1"/>
                <w:sz w:val="20"/>
                <w:szCs w:val="20"/>
              </w:rPr>
            </w:pPr>
            <w:r w:rsidRPr="00857E3C">
              <w:rPr>
                <w:color w:val="000000" w:themeColor="text1"/>
                <w:sz w:val="20"/>
                <w:szCs w:val="20"/>
              </w:rPr>
              <w:t>205 (11.16)</w:t>
            </w:r>
          </w:p>
        </w:tc>
        <w:tc>
          <w:tcPr>
            <w:tcW w:w="730" w:type="dxa"/>
            <w:gridSpan w:val="2"/>
            <w:tcBorders>
              <w:top w:val="nil"/>
              <w:left w:val="nil"/>
              <w:bottom w:val="nil"/>
              <w:right w:val="nil"/>
            </w:tcBorders>
          </w:tcPr>
          <w:p w14:paraId="43896024" w14:textId="77777777" w:rsidR="00AD70C4" w:rsidRPr="00857E3C" w:rsidRDefault="00AD70C4" w:rsidP="009348D6">
            <w:pPr>
              <w:spacing w:line="276" w:lineRule="auto"/>
              <w:rPr>
                <w:b/>
                <w:bCs/>
                <w:color w:val="000000" w:themeColor="text1"/>
                <w:sz w:val="20"/>
                <w:szCs w:val="20"/>
              </w:rPr>
            </w:pPr>
          </w:p>
        </w:tc>
      </w:tr>
      <w:tr w:rsidR="00AD70C4" w:rsidRPr="00857E3C" w14:paraId="29CE58CB" w14:textId="77777777" w:rsidTr="009348D6">
        <w:trPr>
          <w:gridAfter w:val="1"/>
          <w:wAfter w:w="504" w:type="dxa"/>
        </w:trPr>
        <w:tc>
          <w:tcPr>
            <w:tcW w:w="1953" w:type="dxa"/>
            <w:tcBorders>
              <w:top w:val="nil"/>
              <w:left w:val="nil"/>
              <w:bottom w:val="nil"/>
              <w:right w:val="nil"/>
            </w:tcBorders>
          </w:tcPr>
          <w:p w14:paraId="35FAEEFD" w14:textId="77777777" w:rsidR="00AD70C4" w:rsidRPr="00857E3C" w:rsidRDefault="00AD70C4" w:rsidP="009348D6">
            <w:pPr>
              <w:ind w:firstLine="168"/>
              <w:rPr>
                <w:b/>
                <w:bCs/>
                <w:color w:val="000000" w:themeColor="text1"/>
                <w:sz w:val="20"/>
                <w:szCs w:val="20"/>
              </w:rPr>
            </w:pPr>
            <w:r w:rsidRPr="00857E3C">
              <w:rPr>
                <w:color w:val="000000" w:themeColor="text1"/>
                <w:sz w:val="20"/>
                <w:szCs w:val="20"/>
              </w:rPr>
              <w:t>Indigenous</w:t>
            </w:r>
          </w:p>
        </w:tc>
        <w:tc>
          <w:tcPr>
            <w:tcW w:w="1471" w:type="dxa"/>
            <w:tcBorders>
              <w:top w:val="nil"/>
              <w:left w:val="nil"/>
              <w:bottom w:val="nil"/>
              <w:right w:val="nil"/>
            </w:tcBorders>
            <w:vAlign w:val="center"/>
          </w:tcPr>
          <w:p w14:paraId="76AF2764" w14:textId="77777777" w:rsidR="00AD70C4" w:rsidRPr="00857E3C" w:rsidRDefault="00AD70C4" w:rsidP="009348D6">
            <w:pPr>
              <w:rPr>
                <w:b/>
                <w:bCs/>
                <w:color w:val="000000" w:themeColor="text1"/>
                <w:sz w:val="20"/>
                <w:szCs w:val="20"/>
              </w:rPr>
            </w:pPr>
            <w:r w:rsidRPr="00857E3C">
              <w:rPr>
                <w:color w:val="000000" w:themeColor="text1"/>
                <w:sz w:val="20"/>
                <w:szCs w:val="20"/>
              </w:rPr>
              <w:t>82 (14.14)</w:t>
            </w:r>
          </w:p>
        </w:tc>
        <w:tc>
          <w:tcPr>
            <w:tcW w:w="1456" w:type="dxa"/>
            <w:tcBorders>
              <w:top w:val="nil"/>
              <w:left w:val="nil"/>
              <w:bottom w:val="nil"/>
              <w:right w:val="nil"/>
            </w:tcBorders>
            <w:vAlign w:val="center"/>
          </w:tcPr>
          <w:p w14:paraId="38870C1C" w14:textId="77777777" w:rsidR="00AD70C4" w:rsidRPr="00857E3C" w:rsidRDefault="00AD70C4" w:rsidP="009348D6">
            <w:pPr>
              <w:rPr>
                <w:b/>
                <w:bCs/>
                <w:color w:val="000000" w:themeColor="text1"/>
                <w:sz w:val="20"/>
                <w:szCs w:val="20"/>
              </w:rPr>
            </w:pPr>
            <w:r w:rsidRPr="00857E3C">
              <w:rPr>
                <w:color w:val="000000" w:themeColor="text1"/>
                <w:sz w:val="20"/>
                <w:szCs w:val="20"/>
              </w:rPr>
              <w:t>138 (10.96)</w:t>
            </w:r>
          </w:p>
        </w:tc>
        <w:tc>
          <w:tcPr>
            <w:tcW w:w="759" w:type="dxa"/>
            <w:tcBorders>
              <w:top w:val="nil"/>
              <w:left w:val="nil"/>
              <w:bottom w:val="nil"/>
              <w:right w:val="nil"/>
            </w:tcBorders>
          </w:tcPr>
          <w:p w14:paraId="2FE84D7D" w14:textId="77777777" w:rsidR="00AD70C4" w:rsidRPr="00857E3C" w:rsidRDefault="00AD70C4" w:rsidP="009348D6">
            <w:pPr>
              <w:rPr>
                <w:b/>
                <w:bCs/>
                <w:color w:val="000000" w:themeColor="text1"/>
                <w:sz w:val="20"/>
                <w:szCs w:val="20"/>
              </w:rPr>
            </w:pPr>
          </w:p>
        </w:tc>
        <w:tc>
          <w:tcPr>
            <w:tcW w:w="292" w:type="dxa"/>
            <w:tcBorders>
              <w:top w:val="nil"/>
              <w:left w:val="nil"/>
              <w:bottom w:val="nil"/>
              <w:right w:val="nil"/>
            </w:tcBorders>
          </w:tcPr>
          <w:p w14:paraId="7DF17A8A" w14:textId="77777777" w:rsidR="00AD70C4" w:rsidRPr="00857E3C" w:rsidRDefault="00AD70C4" w:rsidP="009348D6">
            <w:pPr>
              <w:rPr>
                <w:b/>
                <w:bCs/>
                <w:color w:val="000000" w:themeColor="text1"/>
                <w:sz w:val="20"/>
                <w:szCs w:val="20"/>
              </w:rPr>
            </w:pPr>
          </w:p>
        </w:tc>
        <w:tc>
          <w:tcPr>
            <w:tcW w:w="1515" w:type="dxa"/>
            <w:tcBorders>
              <w:top w:val="nil"/>
              <w:left w:val="nil"/>
              <w:bottom w:val="nil"/>
              <w:right w:val="nil"/>
            </w:tcBorders>
          </w:tcPr>
          <w:p w14:paraId="33F700F0" w14:textId="77777777" w:rsidR="00AD70C4" w:rsidRPr="00857E3C" w:rsidRDefault="00AD70C4" w:rsidP="009348D6">
            <w:pPr>
              <w:rPr>
                <w:b/>
                <w:bCs/>
                <w:color w:val="000000" w:themeColor="text1"/>
                <w:sz w:val="20"/>
                <w:szCs w:val="20"/>
              </w:rPr>
            </w:pPr>
            <w:r w:rsidRPr="00857E3C">
              <w:rPr>
                <w:color w:val="000000" w:themeColor="text1"/>
                <w:sz w:val="20"/>
                <w:szCs w:val="20"/>
              </w:rPr>
              <w:t>219 (11.95)</w:t>
            </w:r>
          </w:p>
        </w:tc>
        <w:tc>
          <w:tcPr>
            <w:tcW w:w="1553" w:type="dxa"/>
            <w:tcBorders>
              <w:top w:val="nil"/>
              <w:left w:val="nil"/>
              <w:bottom w:val="nil"/>
              <w:right w:val="nil"/>
            </w:tcBorders>
          </w:tcPr>
          <w:p w14:paraId="25EBB3F5" w14:textId="77777777" w:rsidR="00AD70C4" w:rsidRPr="00857E3C" w:rsidRDefault="00AD70C4" w:rsidP="009348D6">
            <w:pPr>
              <w:rPr>
                <w:b/>
                <w:bCs/>
                <w:color w:val="000000" w:themeColor="text1"/>
                <w:sz w:val="20"/>
                <w:szCs w:val="20"/>
              </w:rPr>
            </w:pPr>
            <w:r w:rsidRPr="00857E3C">
              <w:rPr>
                <w:color w:val="000000" w:themeColor="text1"/>
                <w:sz w:val="20"/>
                <w:szCs w:val="20"/>
              </w:rPr>
              <w:t>218 (11.84)</w:t>
            </w:r>
          </w:p>
        </w:tc>
        <w:tc>
          <w:tcPr>
            <w:tcW w:w="730" w:type="dxa"/>
            <w:gridSpan w:val="2"/>
            <w:tcBorders>
              <w:top w:val="nil"/>
              <w:left w:val="nil"/>
              <w:bottom w:val="nil"/>
              <w:right w:val="nil"/>
            </w:tcBorders>
          </w:tcPr>
          <w:p w14:paraId="5E637D64" w14:textId="77777777" w:rsidR="00AD70C4" w:rsidRPr="00857E3C" w:rsidRDefault="00AD70C4" w:rsidP="009348D6">
            <w:pPr>
              <w:rPr>
                <w:b/>
                <w:bCs/>
                <w:color w:val="000000" w:themeColor="text1"/>
                <w:sz w:val="20"/>
                <w:szCs w:val="20"/>
              </w:rPr>
            </w:pPr>
          </w:p>
        </w:tc>
      </w:tr>
      <w:tr w:rsidR="00AD70C4" w:rsidRPr="00857E3C" w14:paraId="1A259F6B" w14:textId="77777777" w:rsidTr="009348D6">
        <w:trPr>
          <w:gridAfter w:val="1"/>
          <w:wAfter w:w="504" w:type="dxa"/>
        </w:trPr>
        <w:tc>
          <w:tcPr>
            <w:tcW w:w="1953" w:type="dxa"/>
            <w:tcBorders>
              <w:top w:val="nil"/>
              <w:left w:val="nil"/>
              <w:bottom w:val="nil"/>
              <w:right w:val="nil"/>
            </w:tcBorders>
          </w:tcPr>
          <w:p w14:paraId="6C313A10" w14:textId="77777777" w:rsidR="00AD70C4" w:rsidRPr="00857E3C" w:rsidRDefault="00AD70C4" w:rsidP="009348D6">
            <w:pPr>
              <w:ind w:firstLine="168"/>
              <w:rPr>
                <w:color w:val="000000" w:themeColor="text1"/>
                <w:sz w:val="20"/>
                <w:szCs w:val="20"/>
                <w:lang w:val="vi-VN"/>
              </w:rPr>
            </w:pPr>
            <w:r w:rsidRPr="00857E3C">
              <w:rPr>
                <w:color w:val="000000" w:themeColor="text1"/>
                <w:sz w:val="20"/>
                <w:szCs w:val="20"/>
                <w:lang w:val="vi-VN"/>
              </w:rPr>
              <w:t>Not stated / Other</w:t>
            </w:r>
          </w:p>
        </w:tc>
        <w:tc>
          <w:tcPr>
            <w:tcW w:w="1471" w:type="dxa"/>
            <w:tcBorders>
              <w:top w:val="nil"/>
              <w:left w:val="nil"/>
              <w:bottom w:val="nil"/>
              <w:right w:val="nil"/>
            </w:tcBorders>
            <w:vAlign w:val="center"/>
          </w:tcPr>
          <w:p w14:paraId="378D5B3E" w14:textId="77777777" w:rsidR="00AD70C4" w:rsidRPr="00857E3C" w:rsidRDefault="00AD70C4" w:rsidP="009348D6">
            <w:pPr>
              <w:rPr>
                <w:b/>
                <w:bCs/>
                <w:color w:val="000000" w:themeColor="text1"/>
                <w:sz w:val="20"/>
                <w:szCs w:val="20"/>
              </w:rPr>
            </w:pPr>
            <w:r w:rsidRPr="00857E3C">
              <w:rPr>
                <w:color w:val="000000" w:themeColor="text1"/>
                <w:sz w:val="20"/>
                <w:szCs w:val="20"/>
              </w:rPr>
              <w:t>31 (5.34)</w:t>
            </w:r>
          </w:p>
        </w:tc>
        <w:tc>
          <w:tcPr>
            <w:tcW w:w="1456" w:type="dxa"/>
            <w:tcBorders>
              <w:top w:val="nil"/>
              <w:left w:val="nil"/>
              <w:bottom w:val="nil"/>
              <w:right w:val="nil"/>
            </w:tcBorders>
            <w:vAlign w:val="center"/>
          </w:tcPr>
          <w:p w14:paraId="44F234DC" w14:textId="77777777" w:rsidR="00AD70C4" w:rsidRPr="00857E3C" w:rsidRDefault="00AD70C4" w:rsidP="009348D6">
            <w:pPr>
              <w:rPr>
                <w:b/>
                <w:bCs/>
                <w:color w:val="000000" w:themeColor="text1"/>
                <w:sz w:val="20"/>
                <w:szCs w:val="20"/>
              </w:rPr>
            </w:pPr>
            <w:r w:rsidRPr="00857E3C">
              <w:rPr>
                <w:color w:val="000000" w:themeColor="text1"/>
                <w:sz w:val="20"/>
                <w:szCs w:val="20"/>
              </w:rPr>
              <w:t>74 (5.88)</w:t>
            </w:r>
          </w:p>
        </w:tc>
        <w:tc>
          <w:tcPr>
            <w:tcW w:w="759" w:type="dxa"/>
            <w:tcBorders>
              <w:top w:val="nil"/>
              <w:left w:val="nil"/>
              <w:bottom w:val="nil"/>
              <w:right w:val="nil"/>
            </w:tcBorders>
          </w:tcPr>
          <w:p w14:paraId="1AE2C5E0" w14:textId="77777777" w:rsidR="00AD70C4" w:rsidRPr="00857E3C" w:rsidRDefault="00AD70C4" w:rsidP="009348D6">
            <w:pPr>
              <w:rPr>
                <w:b/>
                <w:bCs/>
                <w:color w:val="000000" w:themeColor="text1"/>
                <w:sz w:val="20"/>
                <w:szCs w:val="20"/>
              </w:rPr>
            </w:pPr>
          </w:p>
        </w:tc>
        <w:tc>
          <w:tcPr>
            <w:tcW w:w="292" w:type="dxa"/>
            <w:tcBorders>
              <w:top w:val="nil"/>
              <w:left w:val="nil"/>
              <w:bottom w:val="nil"/>
              <w:right w:val="nil"/>
            </w:tcBorders>
          </w:tcPr>
          <w:p w14:paraId="08CDCFB6" w14:textId="77777777" w:rsidR="00AD70C4" w:rsidRPr="00857E3C" w:rsidRDefault="00AD70C4" w:rsidP="009348D6">
            <w:pPr>
              <w:rPr>
                <w:b/>
                <w:bCs/>
                <w:color w:val="000000" w:themeColor="text1"/>
                <w:sz w:val="20"/>
                <w:szCs w:val="20"/>
              </w:rPr>
            </w:pPr>
          </w:p>
        </w:tc>
        <w:tc>
          <w:tcPr>
            <w:tcW w:w="1515" w:type="dxa"/>
            <w:tcBorders>
              <w:top w:val="nil"/>
              <w:left w:val="nil"/>
              <w:bottom w:val="nil"/>
              <w:right w:val="nil"/>
            </w:tcBorders>
          </w:tcPr>
          <w:p w14:paraId="5AA62878" w14:textId="77777777" w:rsidR="00AD70C4" w:rsidRPr="00857E3C" w:rsidRDefault="00AD70C4" w:rsidP="009348D6">
            <w:pPr>
              <w:rPr>
                <w:b/>
                <w:bCs/>
                <w:color w:val="000000" w:themeColor="text1"/>
                <w:sz w:val="20"/>
                <w:szCs w:val="20"/>
              </w:rPr>
            </w:pPr>
            <w:r w:rsidRPr="00857E3C">
              <w:rPr>
                <w:color w:val="000000" w:themeColor="text1"/>
                <w:sz w:val="20"/>
                <w:szCs w:val="20"/>
              </w:rPr>
              <w:t>102 (5.54)</w:t>
            </w:r>
          </w:p>
        </w:tc>
        <w:tc>
          <w:tcPr>
            <w:tcW w:w="1553" w:type="dxa"/>
            <w:tcBorders>
              <w:top w:val="nil"/>
              <w:left w:val="nil"/>
              <w:bottom w:val="nil"/>
              <w:right w:val="nil"/>
            </w:tcBorders>
          </w:tcPr>
          <w:p w14:paraId="336B7C01" w14:textId="77777777" w:rsidR="00AD70C4" w:rsidRPr="00857E3C" w:rsidRDefault="00AD70C4" w:rsidP="009348D6">
            <w:pPr>
              <w:rPr>
                <w:b/>
                <w:bCs/>
                <w:color w:val="000000" w:themeColor="text1"/>
                <w:sz w:val="20"/>
                <w:szCs w:val="20"/>
              </w:rPr>
            </w:pPr>
            <w:r w:rsidRPr="00857E3C">
              <w:rPr>
                <w:color w:val="000000" w:themeColor="text1"/>
                <w:sz w:val="20"/>
                <w:szCs w:val="20"/>
              </w:rPr>
              <w:t>105 (5.70)</w:t>
            </w:r>
          </w:p>
        </w:tc>
        <w:tc>
          <w:tcPr>
            <w:tcW w:w="730" w:type="dxa"/>
            <w:gridSpan w:val="2"/>
            <w:tcBorders>
              <w:top w:val="nil"/>
              <w:left w:val="nil"/>
              <w:bottom w:val="nil"/>
              <w:right w:val="nil"/>
            </w:tcBorders>
          </w:tcPr>
          <w:p w14:paraId="3D81083B" w14:textId="77777777" w:rsidR="00AD70C4" w:rsidRPr="00857E3C" w:rsidRDefault="00AD70C4" w:rsidP="009348D6">
            <w:pPr>
              <w:rPr>
                <w:b/>
                <w:bCs/>
                <w:color w:val="000000" w:themeColor="text1"/>
                <w:sz w:val="20"/>
                <w:szCs w:val="20"/>
              </w:rPr>
            </w:pPr>
          </w:p>
        </w:tc>
      </w:tr>
      <w:tr w:rsidR="00AD70C4" w:rsidRPr="00857E3C" w14:paraId="530FB123" w14:textId="77777777" w:rsidTr="009348D6">
        <w:trPr>
          <w:gridAfter w:val="2"/>
          <w:wAfter w:w="585" w:type="dxa"/>
          <w:trHeight w:val="295"/>
        </w:trPr>
        <w:tc>
          <w:tcPr>
            <w:tcW w:w="9648" w:type="dxa"/>
            <w:gridSpan w:val="8"/>
            <w:tcBorders>
              <w:top w:val="single" w:sz="4" w:space="0" w:color="000000"/>
              <w:left w:val="nil"/>
              <w:bottom w:val="nil"/>
              <w:right w:val="nil"/>
            </w:tcBorders>
          </w:tcPr>
          <w:p w14:paraId="30619980" w14:textId="77777777" w:rsidR="00AD70C4" w:rsidRPr="00857E3C" w:rsidRDefault="00AD70C4" w:rsidP="009348D6">
            <w:pPr>
              <w:ind w:right="56"/>
              <w:rPr>
                <w:i/>
                <w:iCs/>
                <w:color w:val="000000" w:themeColor="text1"/>
                <w:sz w:val="20"/>
                <w:szCs w:val="20"/>
              </w:rPr>
            </w:pPr>
            <w:r w:rsidRPr="00857E3C">
              <w:rPr>
                <w:color w:val="000000" w:themeColor="text1"/>
                <w:sz w:val="21"/>
                <w:szCs w:val="21"/>
                <w:shd w:val="clear" w:color="auto" w:fill="FFFFFF"/>
                <w:vertAlign w:val="superscript"/>
              </w:rPr>
              <w:t>†</w:t>
            </w:r>
            <w:r w:rsidRPr="00857E3C">
              <w:rPr>
                <w:b/>
                <w:bCs/>
                <w:color w:val="000000" w:themeColor="text1"/>
                <w:sz w:val="20"/>
                <w:szCs w:val="20"/>
                <w:vertAlign w:val="superscript"/>
                <w:lang w:val="vi-VN"/>
              </w:rPr>
              <w:t xml:space="preserve"> </w:t>
            </w:r>
            <w:r w:rsidRPr="00857E3C">
              <w:rPr>
                <w:i/>
                <w:iCs/>
                <w:color w:val="000000" w:themeColor="text1"/>
                <w:sz w:val="20"/>
                <w:szCs w:val="20"/>
              </w:rPr>
              <w:t>Pseudo population created by applying inverse probability treatment weighted from propensity score</w:t>
            </w:r>
          </w:p>
          <w:p w14:paraId="2B4A7DDF" w14:textId="77777777" w:rsidR="00AD70C4" w:rsidRPr="00857E3C" w:rsidRDefault="00AD70C4" w:rsidP="009348D6">
            <w:pPr>
              <w:ind w:right="56"/>
              <w:rPr>
                <w:i/>
                <w:iCs/>
                <w:color w:val="000000" w:themeColor="text1"/>
                <w:sz w:val="20"/>
                <w:szCs w:val="20"/>
              </w:rPr>
            </w:pPr>
            <w:r w:rsidRPr="00857E3C">
              <w:rPr>
                <w:color w:val="000000" w:themeColor="text1"/>
                <w:sz w:val="22"/>
                <w:szCs w:val="22"/>
                <w:shd w:val="clear" w:color="auto" w:fill="FFFFFF"/>
                <w:vertAlign w:val="superscript"/>
              </w:rPr>
              <w:t>‡</w:t>
            </w:r>
            <w:r w:rsidRPr="00857E3C">
              <w:rPr>
                <w:i/>
                <w:iCs/>
                <w:color w:val="000000" w:themeColor="text1"/>
                <w:sz w:val="20"/>
                <w:szCs w:val="20"/>
              </w:rPr>
              <w:t>ASD = absolute standardized difference, SD = standard deviation</w:t>
            </w:r>
          </w:p>
          <w:p w14:paraId="63CB9A98" w14:textId="77777777" w:rsidR="00AD70C4" w:rsidRPr="00857E3C" w:rsidRDefault="00AD70C4" w:rsidP="009348D6">
            <w:pPr>
              <w:ind w:right="56"/>
              <w:rPr>
                <w:i/>
                <w:iCs/>
                <w:color w:val="000000" w:themeColor="text1"/>
                <w:sz w:val="20"/>
                <w:szCs w:val="20"/>
              </w:rPr>
            </w:pPr>
          </w:p>
          <w:p w14:paraId="14F6971B" w14:textId="77777777" w:rsidR="00AD70C4" w:rsidRPr="00857E3C" w:rsidRDefault="00AD70C4" w:rsidP="009348D6">
            <w:pPr>
              <w:ind w:right="56"/>
              <w:rPr>
                <w:i/>
                <w:iCs/>
                <w:color w:val="000000" w:themeColor="text1"/>
                <w:sz w:val="20"/>
                <w:szCs w:val="20"/>
              </w:rPr>
            </w:pPr>
          </w:p>
        </w:tc>
      </w:tr>
    </w:tbl>
    <w:p w14:paraId="1C0B6CC0" w14:textId="77777777" w:rsidR="00AD70C4" w:rsidRPr="00857E3C" w:rsidRDefault="00AD70C4" w:rsidP="00AD70C4">
      <w:pPr>
        <w:rPr>
          <w:color w:val="000000" w:themeColor="text1"/>
        </w:rPr>
      </w:pPr>
    </w:p>
    <w:p w14:paraId="7D57BDD7" w14:textId="77777777" w:rsidR="00AD70C4" w:rsidRPr="00857E3C" w:rsidRDefault="00AD70C4" w:rsidP="00AD70C4">
      <w:pPr>
        <w:rPr>
          <w:color w:val="000000" w:themeColor="text1"/>
        </w:rPr>
      </w:pPr>
      <w:r w:rsidRPr="00857E3C">
        <w:rPr>
          <w:color w:val="000000" w:themeColor="text1"/>
        </w:rPr>
        <w:br w:type="page"/>
      </w:r>
    </w:p>
    <w:tbl>
      <w:tblPr>
        <w:tblW w:w="100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180"/>
        <w:gridCol w:w="946"/>
        <w:gridCol w:w="1843"/>
        <w:gridCol w:w="1276"/>
        <w:gridCol w:w="1559"/>
        <w:gridCol w:w="1563"/>
      </w:tblGrid>
      <w:tr w:rsidR="00AD70C4" w:rsidRPr="00857E3C" w14:paraId="62653AEA" w14:textId="77777777" w:rsidTr="009348D6">
        <w:trPr>
          <w:trHeight w:val="320"/>
        </w:trPr>
        <w:tc>
          <w:tcPr>
            <w:tcW w:w="10068" w:type="dxa"/>
            <w:gridSpan w:val="7"/>
            <w:tcBorders>
              <w:top w:val="nil"/>
              <w:left w:val="nil"/>
              <w:bottom w:val="single" w:sz="4" w:space="0" w:color="auto"/>
              <w:right w:val="nil"/>
            </w:tcBorders>
            <w:noWrap/>
            <w:vAlign w:val="center"/>
          </w:tcPr>
          <w:p w14:paraId="2A1AD4DF" w14:textId="77777777" w:rsidR="00AD70C4" w:rsidRPr="00857E3C" w:rsidRDefault="00AD70C4" w:rsidP="009348D6">
            <w:pPr>
              <w:ind w:right="37"/>
              <w:rPr>
                <w:color w:val="000000" w:themeColor="text1"/>
              </w:rPr>
            </w:pPr>
            <w:r w:rsidRPr="00857E3C">
              <w:rPr>
                <w:b/>
                <w:color w:val="000000" w:themeColor="text1"/>
              </w:rPr>
              <w:lastRenderedPageBreak/>
              <w:t>Table 2</w:t>
            </w:r>
            <w:r w:rsidRPr="00857E3C">
              <w:rPr>
                <w:color w:val="000000" w:themeColor="text1"/>
              </w:rPr>
              <w:t>. Risks of insulin prescriptions associated with tamsulosin monotherapy versus finasteride monotherapy in patients with type 2 diabetes mellitus</w:t>
            </w:r>
          </w:p>
        </w:tc>
      </w:tr>
      <w:tr w:rsidR="00AD70C4" w:rsidRPr="00857E3C" w14:paraId="4F96CB4F" w14:textId="77777777" w:rsidTr="009348D6">
        <w:trPr>
          <w:trHeight w:val="320"/>
        </w:trPr>
        <w:tc>
          <w:tcPr>
            <w:tcW w:w="1701" w:type="dxa"/>
            <w:tcBorders>
              <w:top w:val="single" w:sz="4" w:space="0" w:color="auto"/>
              <w:left w:val="nil"/>
              <w:bottom w:val="single" w:sz="4" w:space="0" w:color="auto"/>
              <w:right w:val="nil"/>
            </w:tcBorders>
            <w:noWrap/>
            <w:vAlign w:val="center"/>
            <w:hideMark/>
          </w:tcPr>
          <w:p w14:paraId="6091FCEC" w14:textId="77777777" w:rsidR="00AD70C4" w:rsidRPr="00857E3C" w:rsidRDefault="00AD70C4" w:rsidP="009348D6">
            <w:pPr>
              <w:rPr>
                <w:b/>
                <w:bCs/>
                <w:color w:val="000000" w:themeColor="text1"/>
                <w:sz w:val="20"/>
                <w:szCs w:val="20"/>
              </w:rPr>
            </w:pPr>
            <w:r w:rsidRPr="00857E3C">
              <w:rPr>
                <w:b/>
                <w:bCs/>
                <w:color w:val="000000" w:themeColor="text1"/>
                <w:sz w:val="20"/>
                <w:szCs w:val="20"/>
              </w:rPr>
              <w:t>Exposure</w:t>
            </w:r>
          </w:p>
        </w:tc>
        <w:tc>
          <w:tcPr>
            <w:tcW w:w="1180" w:type="dxa"/>
            <w:tcBorders>
              <w:top w:val="single" w:sz="4" w:space="0" w:color="auto"/>
              <w:left w:val="nil"/>
              <w:bottom w:val="single" w:sz="4" w:space="0" w:color="auto"/>
              <w:right w:val="nil"/>
            </w:tcBorders>
            <w:noWrap/>
            <w:vAlign w:val="center"/>
            <w:hideMark/>
          </w:tcPr>
          <w:p w14:paraId="5BA0C260" w14:textId="77777777" w:rsidR="00AD70C4" w:rsidRPr="00857E3C" w:rsidRDefault="00AD70C4" w:rsidP="009348D6">
            <w:pPr>
              <w:jc w:val="both"/>
              <w:rPr>
                <w:b/>
                <w:bCs/>
                <w:color w:val="000000" w:themeColor="text1"/>
                <w:sz w:val="20"/>
                <w:szCs w:val="20"/>
              </w:rPr>
            </w:pPr>
            <w:r w:rsidRPr="00857E3C">
              <w:rPr>
                <w:b/>
                <w:bCs/>
                <w:color w:val="000000" w:themeColor="text1"/>
                <w:sz w:val="20"/>
                <w:szCs w:val="20"/>
              </w:rPr>
              <w:t>Patients</w:t>
            </w:r>
          </w:p>
        </w:tc>
        <w:tc>
          <w:tcPr>
            <w:tcW w:w="946" w:type="dxa"/>
            <w:tcBorders>
              <w:top w:val="single" w:sz="4" w:space="0" w:color="auto"/>
              <w:left w:val="nil"/>
              <w:bottom w:val="single" w:sz="4" w:space="0" w:color="auto"/>
              <w:right w:val="nil"/>
            </w:tcBorders>
            <w:vAlign w:val="center"/>
          </w:tcPr>
          <w:p w14:paraId="414DB225" w14:textId="77777777" w:rsidR="00AD70C4" w:rsidRPr="00857E3C" w:rsidRDefault="00AD70C4" w:rsidP="009348D6">
            <w:pPr>
              <w:ind w:right="37"/>
              <w:jc w:val="both"/>
              <w:rPr>
                <w:b/>
                <w:bCs/>
                <w:color w:val="000000" w:themeColor="text1"/>
                <w:sz w:val="20"/>
                <w:szCs w:val="20"/>
                <w:lang w:val="vi-VN"/>
              </w:rPr>
            </w:pPr>
            <w:r w:rsidRPr="00857E3C">
              <w:rPr>
                <w:b/>
                <w:bCs/>
                <w:color w:val="000000" w:themeColor="text1"/>
                <w:sz w:val="20"/>
                <w:szCs w:val="20"/>
                <w:lang w:val="vi-VN"/>
              </w:rPr>
              <w:t>Events</w:t>
            </w:r>
          </w:p>
        </w:tc>
        <w:tc>
          <w:tcPr>
            <w:tcW w:w="1843" w:type="dxa"/>
            <w:tcBorders>
              <w:top w:val="single" w:sz="4" w:space="0" w:color="auto"/>
              <w:left w:val="nil"/>
              <w:bottom w:val="single" w:sz="4" w:space="0" w:color="auto"/>
              <w:right w:val="nil"/>
            </w:tcBorders>
            <w:vAlign w:val="center"/>
          </w:tcPr>
          <w:p w14:paraId="5CB8040A" w14:textId="77777777" w:rsidR="00AD70C4" w:rsidRPr="00857E3C" w:rsidRDefault="00AD70C4" w:rsidP="009348D6">
            <w:pPr>
              <w:ind w:right="37"/>
              <w:jc w:val="center"/>
              <w:rPr>
                <w:b/>
                <w:color w:val="000000" w:themeColor="text1"/>
                <w:sz w:val="20"/>
                <w:szCs w:val="20"/>
              </w:rPr>
            </w:pPr>
            <w:r w:rsidRPr="00857E3C">
              <w:rPr>
                <w:b/>
                <w:color w:val="000000" w:themeColor="text1"/>
                <w:sz w:val="20"/>
                <w:szCs w:val="20"/>
              </w:rPr>
              <w:t>Incidence rate</w:t>
            </w:r>
            <w:r w:rsidRPr="00857E3C">
              <w:rPr>
                <w:color w:val="000000" w:themeColor="text1"/>
                <w:sz w:val="22"/>
                <w:szCs w:val="22"/>
                <w:shd w:val="clear" w:color="auto" w:fill="FFFFFF"/>
                <w:vertAlign w:val="superscript"/>
              </w:rPr>
              <w:t>†</w:t>
            </w:r>
          </w:p>
          <w:p w14:paraId="1A7FE23B" w14:textId="77777777" w:rsidR="00AD70C4" w:rsidRPr="00857E3C" w:rsidRDefault="00AD70C4" w:rsidP="009348D6">
            <w:pPr>
              <w:ind w:right="37"/>
              <w:jc w:val="center"/>
              <w:rPr>
                <w:b/>
                <w:color w:val="000000" w:themeColor="text1"/>
                <w:sz w:val="20"/>
                <w:szCs w:val="20"/>
              </w:rPr>
            </w:pPr>
            <w:r w:rsidRPr="00857E3C">
              <w:rPr>
                <w:b/>
                <w:color w:val="000000" w:themeColor="text1"/>
                <w:sz w:val="20"/>
                <w:szCs w:val="20"/>
              </w:rPr>
              <w:t>(95% CI)</w:t>
            </w:r>
          </w:p>
        </w:tc>
        <w:tc>
          <w:tcPr>
            <w:tcW w:w="1276" w:type="dxa"/>
            <w:tcBorders>
              <w:top w:val="single" w:sz="4" w:space="0" w:color="auto"/>
              <w:left w:val="nil"/>
              <w:bottom w:val="single" w:sz="4" w:space="0" w:color="auto"/>
              <w:right w:val="nil"/>
            </w:tcBorders>
            <w:vAlign w:val="center"/>
          </w:tcPr>
          <w:p w14:paraId="3716A8CE" w14:textId="77777777" w:rsidR="00AD70C4" w:rsidRPr="00857E3C" w:rsidRDefault="00AD70C4" w:rsidP="009348D6">
            <w:pPr>
              <w:ind w:right="37"/>
              <w:jc w:val="both"/>
              <w:rPr>
                <w:b/>
                <w:bCs/>
                <w:color w:val="000000" w:themeColor="text1"/>
                <w:sz w:val="20"/>
                <w:szCs w:val="20"/>
              </w:rPr>
            </w:pPr>
            <w:r w:rsidRPr="00857E3C">
              <w:rPr>
                <w:b/>
                <w:bCs/>
                <w:color w:val="000000" w:themeColor="text1"/>
                <w:sz w:val="20"/>
                <w:szCs w:val="20"/>
              </w:rPr>
              <w:t>Crude HR</w:t>
            </w:r>
          </w:p>
          <w:p w14:paraId="7B56C997" w14:textId="77777777" w:rsidR="00AD70C4" w:rsidRPr="00857E3C" w:rsidRDefault="00AD70C4" w:rsidP="009348D6">
            <w:pPr>
              <w:ind w:right="37"/>
              <w:jc w:val="both"/>
              <w:rPr>
                <w:b/>
                <w:bCs/>
                <w:color w:val="000000" w:themeColor="text1"/>
                <w:sz w:val="20"/>
                <w:szCs w:val="20"/>
              </w:rPr>
            </w:pPr>
            <w:r w:rsidRPr="00857E3C">
              <w:rPr>
                <w:b/>
                <w:bCs/>
                <w:color w:val="000000" w:themeColor="text1"/>
                <w:sz w:val="20"/>
                <w:szCs w:val="20"/>
              </w:rPr>
              <w:t>(95% CI)</w:t>
            </w:r>
          </w:p>
        </w:tc>
        <w:tc>
          <w:tcPr>
            <w:tcW w:w="1559" w:type="dxa"/>
            <w:tcBorders>
              <w:top w:val="single" w:sz="4" w:space="0" w:color="auto"/>
              <w:left w:val="nil"/>
              <w:bottom w:val="single" w:sz="4" w:space="0" w:color="auto"/>
              <w:right w:val="nil"/>
            </w:tcBorders>
          </w:tcPr>
          <w:p w14:paraId="4B808F21" w14:textId="77777777" w:rsidR="00AD70C4" w:rsidRPr="00857E3C" w:rsidRDefault="00AD70C4" w:rsidP="009348D6">
            <w:pPr>
              <w:ind w:right="37"/>
              <w:jc w:val="center"/>
              <w:rPr>
                <w:b/>
                <w:bCs/>
                <w:color w:val="000000" w:themeColor="text1"/>
                <w:sz w:val="20"/>
                <w:szCs w:val="20"/>
              </w:rPr>
            </w:pPr>
            <w:r w:rsidRPr="00857E3C">
              <w:rPr>
                <w:b/>
                <w:bCs/>
                <w:color w:val="000000" w:themeColor="text1"/>
                <w:sz w:val="20"/>
                <w:szCs w:val="20"/>
              </w:rPr>
              <w:t>Adjusted HR</w:t>
            </w:r>
          </w:p>
          <w:p w14:paraId="1DFFC6C6" w14:textId="77777777" w:rsidR="00AD70C4" w:rsidRPr="00857E3C" w:rsidRDefault="00AD70C4" w:rsidP="009348D6">
            <w:pPr>
              <w:ind w:right="37"/>
              <w:jc w:val="center"/>
              <w:rPr>
                <w:b/>
                <w:bCs/>
                <w:color w:val="000000" w:themeColor="text1"/>
                <w:sz w:val="20"/>
                <w:szCs w:val="20"/>
              </w:rPr>
            </w:pPr>
            <w:r w:rsidRPr="00857E3C">
              <w:rPr>
                <w:b/>
                <w:bCs/>
                <w:color w:val="000000" w:themeColor="text1"/>
                <w:sz w:val="20"/>
                <w:szCs w:val="20"/>
              </w:rPr>
              <w:t xml:space="preserve">(95% CI) </w:t>
            </w:r>
          </w:p>
        </w:tc>
        <w:tc>
          <w:tcPr>
            <w:tcW w:w="1563" w:type="dxa"/>
            <w:tcBorders>
              <w:top w:val="single" w:sz="4" w:space="0" w:color="auto"/>
              <w:left w:val="nil"/>
              <w:bottom w:val="single" w:sz="4" w:space="0" w:color="auto"/>
              <w:right w:val="nil"/>
            </w:tcBorders>
          </w:tcPr>
          <w:p w14:paraId="78794EFA" w14:textId="77777777" w:rsidR="00AD70C4" w:rsidRPr="00857E3C" w:rsidRDefault="00AD70C4" w:rsidP="009348D6">
            <w:pPr>
              <w:ind w:right="37"/>
              <w:jc w:val="center"/>
              <w:rPr>
                <w:b/>
                <w:bCs/>
                <w:color w:val="000000" w:themeColor="text1"/>
                <w:sz w:val="20"/>
                <w:szCs w:val="20"/>
                <w:vertAlign w:val="superscript"/>
              </w:rPr>
            </w:pPr>
            <w:r w:rsidRPr="00857E3C">
              <w:rPr>
                <w:b/>
                <w:bCs/>
                <w:color w:val="000000" w:themeColor="text1"/>
                <w:sz w:val="20"/>
                <w:szCs w:val="20"/>
              </w:rPr>
              <w:t>Weighted HR</w:t>
            </w:r>
            <w:r w:rsidRPr="00857E3C">
              <w:rPr>
                <w:color w:val="000000" w:themeColor="text1"/>
                <w:sz w:val="22"/>
                <w:szCs w:val="22"/>
                <w:shd w:val="clear" w:color="auto" w:fill="FFFFFF"/>
                <w:vertAlign w:val="superscript"/>
              </w:rPr>
              <w:t>‡</w:t>
            </w:r>
          </w:p>
          <w:p w14:paraId="60D7BDBC" w14:textId="77777777" w:rsidR="00AD70C4" w:rsidRPr="00857E3C" w:rsidRDefault="00AD70C4" w:rsidP="009348D6">
            <w:pPr>
              <w:ind w:right="37"/>
              <w:jc w:val="center"/>
              <w:rPr>
                <w:b/>
                <w:bCs/>
                <w:color w:val="000000" w:themeColor="text1"/>
                <w:sz w:val="20"/>
                <w:szCs w:val="20"/>
                <w:vertAlign w:val="superscript"/>
              </w:rPr>
            </w:pPr>
            <w:r w:rsidRPr="00857E3C">
              <w:rPr>
                <w:b/>
                <w:bCs/>
                <w:color w:val="000000" w:themeColor="text1"/>
                <w:sz w:val="20"/>
                <w:szCs w:val="20"/>
              </w:rPr>
              <w:t>(95% CI)</w:t>
            </w:r>
          </w:p>
        </w:tc>
      </w:tr>
      <w:tr w:rsidR="00AD70C4" w:rsidRPr="00857E3C" w14:paraId="67485668" w14:textId="77777777" w:rsidTr="009348D6">
        <w:trPr>
          <w:trHeight w:val="89"/>
        </w:trPr>
        <w:tc>
          <w:tcPr>
            <w:tcW w:w="1701" w:type="dxa"/>
            <w:tcBorders>
              <w:top w:val="single" w:sz="4" w:space="0" w:color="auto"/>
              <w:left w:val="nil"/>
              <w:bottom w:val="single" w:sz="4" w:space="0" w:color="auto"/>
              <w:right w:val="nil"/>
            </w:tcBorders>
            <w:noWrap/>
            <w:hideMark/>
          </w:tcPr>
          <w:p w14:paraId="670272C2" w14:textId="77777777" w:rsidR="00AD70C4" w:rsidRPr="00857E3C" w:rsidRDefault="00AD70C4" w:rsidP="009348D6">
            <w:pPr>
              <w:ind w:hanging="403"/>
              <w:jc w:val="center"/>
              <w:rPr>
                <w:color w:val="000000" w:themeColor="text1"/>
                <w:sz w:val="20"/>
                <w:szCs w:val="20"/>
              </w:rPr>
            </w:pPr>
            <w:r w:rsidRPr="00857E3C">
              <w:rPr>
                <w:color w:val="000000" w:themeColor="text1"/>
                <w:sz w:val="20"/>
                <w:szCs w:val="20"/>
              </w:rPr>
              <w:t>Tamsulosin</w:t>
            </w:r>
          </w:p>
        </w:tc>
        <w:tc>
          <w:tcPr>
            <w:tcW w:w="1180" w:type="dxa"/>
            <w:tcBorders>
              <w:top w:val="single" w:sz="4" w:space="0" w:color="auto"/>
              <w:left w:val="nil"/>
              <w:bottom w:val="single" w:sz="4" w:space="0" w:color="auto"/>
              <w:right w:val="nil"/>
            </w:tcBorders>
            <w:noWrap/>
            <w:hideMark/>
          </w:tcPr>
          <w:p w14:paraId="63F96D3E" w14:textId="77777777" w:rsidR="00AD70C4" w:rsidRPr="00857E3C" w:rsidRDefault="00AD70C4" w:rsidP="009348D6">
            <w:pPr>
              <w:rPr>
                <w:color w:val="000000" w:themeColor="text1"/>
                <w:sz w:val="20"/>
                <w:szCs w:val="20"/>
              </w:rPr>
            </w:pPr>
            <w:r w:rsidRPr="00857E3C">
              <w:rPr>
                <w:color w:val="000000" w:themeColor="text1"/>
                <w:sz w:val="20"/>
                <w:szCs w:val="20"/>
              </w:rPr>
              <w:t>580</w:t>
            </w:r>
          </w:p>
        </w:tc>
        <w:tc>
          <w:tcPr>
            <w:tcW w:w="946" w:type="dxa"/>
            <w:tcBorders>
              <w:top w:val="single" w:sz="4" w:space="0" w:color="auto"/>
              <w:left w:val="nil"/>
              <w:bottom w:val="single" w:sz="4" w:space="0" w:color="auto"/>
              <w:right w:val="nil"/>
            </w:tcBorders>
          </w:tcPr>
          <w:p w14:paraId="72E0CB85" w14:textId="77777777" w:rsidR="00AD70C4" w:rsidRPr="00857E3C" w:rsidRDefault="00AD70C4" w:rsidP="009348D6">
            <w:pPr>
              <w:rPr>
                <w:color w:val="000000" w:themeColor="text1"/>
                <w:sz w:val="20"/>
                <w:szCs w:val="20"/>
              </w:rPr>
            </w:pPr>
            <w:r w:rsidRPr="00857E3C">
              <w:rPr>
                <w:color w:val="000000" w:themeColor="text1"/>
                <w:sz w:val="20"/>
                <w:szCs w:val="20"/>
              </w:rPr>
              <w:t>67</w:t>
            </w:r>
          </w:p>
        </w:tc>
        <w:tc>
          <w:tcPr>
            <w:tcW w:w="1843" w:type="dxa"/>
            <w:tcBorders>
              <w:top w:val="single" w:sz="4" w:space="0" w:color="auto"/>
              <w:left w:val="nil"/>
              <w:bottom w:val="single" w:sz="4" w:space="0" w:color="auto"/>
              <w:right w:val="nil"/>
            </w:tcBorders>
            <w:noWrap/>
            <w:hideMark/>
          </w:tcPr>
          <w:p w14:paraId="34ECB204" w14:textId="77777777" w:rsidR="00AD70C4" w:rsidRPr="00857E3C" w:rsidRDefault="00AD70C4" w:rsidP="009348D6">
            <w:pPr>
              <w:jc w:val="center"/>
              <w:rPr>
                <w:color w:val="000000" w:themeColor="text1"/>
                <w:sz w:val="20"/>
                <w:szCs w:val="20"/>
                <w:lang w:val="vi-VN"/>
              </w:rPr>
            </w:pPr>
            <w:r w:rsidRPr="00857E3C">
              <w:rPr>
                <w:color w:val="000000" w:themeColor="text1"/>
                <w:sz w:val="20"/>
                <w:szCs w:val="20"/>
              </w:rPr>
              <w:t>564</w:t>
            </w:r>
            <w:r w:rsidRPr="00857E3C">
              <w:rPr>
                <w:color w:val="000000" w:themeColor="text1"/>
                <w:sz w:val="20"/>
                <w:szCs w:val="20"/>
                <w:lang w:val="vi-VN"/>
              </w:rPr>
              <w:br/>
            </w:r>
            <w:r w:rsidRPr="00857E3C">
              <w:rPr>
                <w:color w:val="000000" w:themeColor="text1"/>
                <w:sz w:val="20"/>
                <w:szCs w:val="20"/>
              </w:rPr>
              <w:t>(429</w:t>
            </w:r>
            <w:r w:rsidRPr="00857E3C">
              <w:rPr>
                <w:color w:val="000000" w:themeColor="text1"/>
                <w:sz w:val="20"/>
                <w:szCs w:val="20"/>
                <w:lang w:val="vi-VN"/>
              </w:rPr>
              <w:t xml:space="preserve"> </w:t>
            </w:r>
            <w:r w:rsidRPr="00857E3C">
              <w:rPr>
                <w:color w:val="000000" w:themeColor="text1"/>
                <w:sz w:val="20"/>
                <w:szCs w:val="20"/>
              </w:rPr>
              <w:t>–</w:t>
            </w:r>
            <w:r w:rsidRPr="00857E3C">
              <w:rPr>
                <w:color w:val="000000" w:themeColor="text1"/>
                <w:sz w:val="20"/>
                <w:szCs w:val="20"/>
                <w:lang w:val="vi-VN"/>
              </w:rPr>
              <w:t xml:space="preserve"> </w:t>
            </w:r>
            <w:r w:rsidRPr="00857E3C">
              <w:rPr>
                <w:color w:val="000000" w:themeColor="text1"/>
                <w:sz w:val="20"/>
                <w:szCs w:val="20"/>
              </w:rPr>
              <w:t>700)</w:t>
            </w:r>
          </w:p>
        </w:tc>
        <w:tc>
          <w:tcPr>
            <w:tcW w:w="1276" w:type="dxa"/>
            <w:vMerge w:val="restart"/>
            <w:tcBorders>
              <w:top w:val="single" w:sz="4" w:space="0" w:color="auto"/>
              <w:left w:val="nil"/>
              <w:bottom w:val="single" w:sz="4" w:space="0" w:color="auto"/>
              <w:right w:val="nil"/>
            </w:tcBorders>
            <w:vAlign w:val="center"/>
          </w:tcPr>
          <w:p w14:paraId="7776114D" w14:textId="77777777" w:rsidR="00AD70C4" w:rsidRPr="00857E3C" w:rsidRDefault="00AD70C4" w:rsidP="009348D6">
            <w:pPr>
              <w:ind w:firstLine="45"/>
              <w:jc w:val="center"/>
              <w:rPr>
                <w:color w:val="000000" w:themeColor="text1"/>
                <w:sz w:val="20"/>
                <w:szCs w:val="20"/>
              </w:rPr>
            </w:pPr>
            <w:r w:rsidRPr="00857E3C">
              <w:rPr>
                <w:color w:val="000000" w:themeColor="text1"/>
                <w:sz w:val="20"/>
                <w:szCs w:val="20"/>
              </w:rPr>
              <w:t>1.31</w:t>
            </w:r>
          </w:p>
          <w:p w14:paraId="0782AC9D" w14:textId="77777777" w:rsidR="00AD70C4" w:rsidRPr="00857E3C" w:rsidRDefault="00AD70C4" w:rsidP="009348D6">
            <w:pPr>
              <w:ind w:right="-694"/>
              <w:rPr>
                <w:color w:val="000000" w:themeColor="text1"/>
                <w:sz w:val="20"/>
                <w:szCs w:val="20"/>
              </w:rPr>
            </w:pPr>
            <w:r w:rsidRPr="00857E3C">
              <w:rPr>
                <w:color w:val="000000" w:themeColor="text1"/>
                <w:sz w:val="20"/>
                <w:szCs w:val="20"/>
              </w:rPr>
              <w:t>(</w:t>
            </w:r>
            <w:r w:rsidRPr="00857E3C">
              <w:rPr>
                <w:color w:val="000000" w:themeColor="text1"/>
                <w:sz w:val="20"/>
                <w:szCs w:val="20"/>
                <w:lang w:val="vi-VN"/>
              </w:rPr>
              <w:t>0.</w:t>
            </w:r>
            <w:r w:rsidRPr="00857E3C">
              <w:rPr>
                <w:color w:val="000000" w:themeColor="text1"/>
                <w:sz w:val="20"/>
                <w:szCs w:val="20"/>
              </w:rPr>
              <w:t>98 – 1.75)</w:t>
            </w:r>
          </w:p>
        </w:tc>
        <w:tc>
          <w:tcPr>
            <w:tcW w:w="1559" w:type="dxa"/>
            <w:vMerge w:val="restart"/>
            <w:tcBorders>
              <w:top w:val="single" w:sz="4" w:space="0" w:color="auto"/>
              <w:left w:val="nil"/>
              <w:bottom w:val="single" w:sz="4" w:space="0" w:color="auto"/>
              <w:right w:val="nil"/>
            </w:tcBorders>
            <w:vAlign w:val="center"/>
          </w:tcPr>
          <w:p w14:paraId="3B24BD41" w14:textId="77777777" w:rsidR="00AD70C4" w:rsidRPr="00857E3C" w:rsidRDefault="00AD70C4" w:rsidP="009348D6">
            <w:pPr>
              <w:ind w:firstLine="45"/>
              <w:jc w:val="center"/>
              <w:rPr>
                <w:color w:val="000000" w:themeColor="text1"/>
                <w:sz w:val="20"/>
                <w:szCs w:val="20"/>
              </w:rPr>
            </w:pPr>
            <w:r w:rsidRPr="00857E3C">
              <w:rPr>
                <w:color w:val="000000" w:themeColor="text1"/>
                <w:sz w:val="20"/>
                <w:szCs w:val="20"/>
              </w:rPr>
              <w:t>1.</w:t>
            </w:r>
            <w:r w:rsidRPr="00857E3C">
              <w:rPr>
                <w:color w:val="000000" w:themeColor="text1"/>
                <w:sz w:val="20"/>
                <w:szCs w:val="20"/>
                <w:lang w:val="vi-VN"/>
              </w:rPr>
              <w:t>2</w:t>
            </w:r>
            <w:r w:rsidRPr="00857E3C">
              <w:rPr>
                <w:color w:val="000000" w:themeColor="text1"/>
                <w:sz w:val="20"/>
                <w:szCs w:val="20"/>
              </w:rPr>
              <w:t>3</w:t>
            </w:r>
          </w:p>
          <w:p w14:paraId="0B7D45A0" w14:textId="77777777" w:rsidR="00AD70C4" w:rsidRPr="00857E3C" w:rsidRDefault="00AD70C4" w:rsidP="009348D6">
            <w:pPr>
              <w:jc w:val="center"/>
              <w:rPr>
                <w:color w:val="000000" w:themeColor="text1"/>
                <w:sz w:val="20"/>
                <w:szCs w:val="20"/>
              </w:rPr>
            </w:pPr>
            <w:r w:rsidRPr="00857E3C">
              <w:rPr>
                <w:color w:val="000000" w:themeColor="text1"/>
                <w:sz w:val="20"/>
                <w:szCs w:val="20"/>
              </w:rPr>
              <w:t>(</w:t>
            </w:r>
            <w:r w:rsidRPr="00857E3C">
              <w:rPr>
                <w:color w:val="000000" w:themeColor="text1"/>
                <w:sz w:val="20"/>
                <w:szCs w:val="20"/>
                <w:lang w:val="vi-VN"/>
              </w:rPr>
              <w:t>0.9</w:t>
            </w:r>
            <w:r w:rsidRPr="00857E3C">
              <w:rPr>
                <w:color w:val="000000" w:themeColor="text1"/>
                <w:sz w:val="20"/>
                <w:szCs w:val="20"/>
              </w:rPr>
              <w:t>2 – 1.66)</w:t>
            </w:r>
          </w:p>
        </w:tc>
        <w:tc>
          <w:tcPr>
            <w:tcW w:w="1563" w:type="dxa"/>
            <w:vMerge w:val="restart"/>
            <w:tcBorders>
              <w:top w:val="single" w:sz="4" w:space="0" w:color="auto"/>
              <w:left w:val="nil"/>
              <w:bottom w:val="single" w:sz="4" w:space="0" w:color="auto"/>
              <w:right w:val="nil"/>
            </w:tcBorders>
            <w:vAlign w:val="center"/>
          </w:tcPr>
          <w:p w14:paraId="5FE4CAE3" w14:textId="77777777" w:rsidR="00AD70C4" w:rsidRPr="00857E3C" w:rsidRDefault="00AD70C4" w:rsidP="009348D6">
            <w:pPr>
              <w:jc w:val="center"/>
              <w:rPr>
                <w:color w:val="000000" w:themeColor="text1"/>
                <w:sz w:val="20"/>
                <w:szCs w:val="20"/>
              </w:rPr>
            </w:pPr>
            <w:r w:rsidRPr="00857E3C">
              <w:rPr>
                <w:color w:val="000000" w:themeColor="text1"/>
                <w:sz w:val="20"/>
                <w:szCs w:val="20"/>
              </w:rPr>
              <w:t>1.</w:t>
            </w:r>
            <w:r w:rsidRPr="00857E3C">
              <w:rPr>
                <w:color w:val="000000" w:themeColor="text1"/>
                <w:sz w:val="20"/>
                <w:szCs w:val="20"/>
                <w:lang w:val="vi-VN"/>
              </w:rPr>
              <w:t>2</w:t>
            </w:r>
            <w:r w:rsidRPr="00857E3C">
              <w:rPr>
                <w:color w:val="000000" w:themeColor="text1"/>
                <w:sz w:val="20"/>
                <w:szCs w:val="20"/>
              </w:rPr>
              <w:t xml:space="preserve">7 </w:t>
            </w:r>
            <w:r w:rsidRPr="00857E3C">
              <w:rPr>
                <w:color w:val="000000" w:themeColor="text1"/>
                <w:sz w:val="20"/>
                <w:szCs w:val="20"/>
              </w:rPr>
              <w:br/>
              <w:t>(</w:t>
            </w:r>
            <w:r w:rsidRPr="00857E3C">
              <w:rPr>
                <w:color w:val="000000" w:themeColor="text1"/>
                <w:sz w:val="20"/>
                <w:szCs w:val="20"/>
                <w:lang w:val="vi-VN"/>
              </w:rPr>
              <w:t>0</w:t>
            </w:r>
            <w:r w:rsidRPr="00857E3C">
              <w:rPr>
                <w:color w:val="000000" w:themeColor="text1"/>
                <w:sz w:val="20"/>
                <w:szCs w:val="20"/>
              </w:rPr>
              <w:t>.</w:t>
            </w:r>
            <w:r w:rsidRPr="00857E3C">
              <w:rPr>
                <w:color w:val="000000" w:themeColor="text1"/>
                <w:sz w:val="20"/>
                <w:szCs w:val="20"/>
                <w:lang w:val="vi-VN"/>
              </w:rPr>
              <w:t>9</w:t>
            </w:r>
            <w:r w:rsidRPr="00857E3C">
              <w:rPr>
                <w:color w:val="000000" w:themeColor="text1"/>
                <w:sz w:val="20"/>
                <w:szCs w:val="20"/>
              </w:rPr>
              <w:t>5 to 1.</w:t>
            </w:r>
            <w:r w:rsidRPr="00857E3C">
              <w:rPr>
                <w:color w:val="000000" w:themeColor="text1"/>
                <w:sz w:val="20"/>
                <w:szCs w:val="20"/>
                <w:lang w:val="vi-VN"/>
              </w:rPr>
              <w:t>7</w:t>
            </w:r>
            <w:r w:rsidRPr="00857E3C">
              <w:rPr>
                <w:color w:val="000000" w:themeColor="text1"/>
                <w:sz w:val="20"/>
                <w:szCs w:val="20"/>
              </w:rPr>
              <w:t>2)</w:t>
            </w:r>
          </w:p>
        </w:tc>
      </w:tr>
      <w:tr w:rsidR="00AD70C4" w:rsidRPr="00857E3C" w14:paraId="38E7D3D7" w14:textId="77777777" w:rsidTr="009348D6">
        <w:trPr>
          <w:trHeight w:val="293"/>
        </w:trPr>
        <w:tc>
          <w:tcPr>
            <w:tcW w:w="1701" w:type="dxa"/>
            <w:tcBorders>
              <w:top w:val="single" w:sz="4" w:space="0" w:color="auto"/>
              <w:left w:val="nil"/>
              <w:bottom w:val="single" w:sz="4" w:space="0" w:color="auto"/>
              <w:right w:val="nil"/>
            </w:tcBorders>
            <w:noWrap/>
            <w:hideMark/>
          </w:tcPr>
          <w:p w14:paraId="5D27BBDB" w14:textId="77777777" w:rsidR="00AD70C4" w:rsidRPr="00857E3C" w:rsidRDefault="00AD70C4" w:rsidP="009348D6">
            <w:pPr>
              <w:ind w:hanging="403"/>
              <w:jc w:val="center"/>
              <w:rPr>
                <w:color w:val="000000" w:themeColor="text1"/>
                <w:sz w:val="20"/>
                <w:szCs w:val="20"/>
              </w:rPr>
            </w:pPr>
            <w:r w:rsidRPr="00857E3C">
              <w:rPr>
                <w:color w:val="000000" w:themeColor="text1"/>
                <w:sz w:val="20"/>
                <w:szCs w:val="20"/>
              </w:rPr>
              <w:t>Finasteride</w:t>
            </w:r>
          </w:p>
        </w:tc>
        <w:tc>
          <w:tcPr>
            <w:tcW w:w="1180" w:type="dxa"/>
            <w:tcBorders>
              <w:top w:val="single" w:sz="4" w:space="0" w:color="auto"/>
              <w:left w:val="nil"/>
              <w:bottom w:val="single" w:sz="4" w:space="0" w:color="auto"/>
              <w:right w:val="nil"/>
            </w:tcBorders>
            <w:noWrap/>
            <w:hideMark/>
          </w:tcPr>
          <w:p w14:paraId="585EA5DC" w14:textId="77777777" w:rsidR="00AD70C4" w:rsidRPr="00857E3C" w:rsidRDefault="00AD70C4" w:rsidP="009348D6">
            <w:pPr>
              <w:rPr>
                <w:color w:val="000000" w:themeColor="text1"/>
                <w:sz w:val="20"/>
                <w:szCs w:val="20"/>
              </w:rPr>
            </w:pPr>
            <w:r w:rsidRPr="00857E3C">
              <w:rPr>
                <w:color w:val="000000" w:themeColor="text1"/>
                <w:sz w:val="20"/>
                <w:szCs w:val="20"/>
              </w:rPr>
              <w:t>1259</w:t>
            </w:r>
          </w:p>
        </w:tc>
        <w:tc>
          <w:tcPr>
            <w:tcW w:w="946" w:type="dxa"/>
            <w:tcBorders>
              <w:top w:val="single" w:sz="4" w:space="0" w:color="auto"/>
              <w:left w:val="nil"/>
              <w:bottom w:val="single" w:sz="4" w:space="0" w:color="auto"/>
              <w:right w:val="nil"/>
            </w:tcBorders>
          </w:tcPr>
          <w:p w14:paraId="420DD8F1" w14:textId="77777777" w:rsidR="00AD70C4" w:rsidRPr="00857E3C" w:rsidRDefault="00AD70C4" w:rsidP="009348D6">
            <w:pPr>
              <w:ind w:right="95"/>
              <w:rPr>
                <w:color w:val="000000" w:themeColor="text1"/>
                <w:sz w:val="20"/>
                <w:szCs w:val="20"/>
              </w:rPr>
            </w:pPr>
            <w:r w:rsidRPr="00857E3C">
              <w:rPr>
                <w:color w:val="000000" w:themeColor="text1"/>
                <w:sz w:val="20"/>
                <w:szCs w:val="20"/>
                <w:lang w:val="vi-VN"/>
              </w:rPr>
              <w:t>1</w:t>
            </w:r>
            <w:r w:rsidRPr="00857E3C">
              <w:rPr>
                <w:color w:val="000000" w:themeColor="text1"/>
                <w:sz w:val="20"/>
                <w:szCs w:val="20"/>
              </w:rPr>
              <w:t>54</w:t>
            </w:r>
          </w:p>
        </w:tc>
        <w:tc>
          <w:tcPr>
            <w:tcW w:w="1843" w:type="dxa"/>
            <w:tcBorders>
              <w:top w:val="single" w:sz="4" w:space="0" w:color="auto"/>
              <w:left w:val="nil"/>
              <w:bottom w:val="single" w:sz="4" w:space="0" w:color="auto"/>
              <w:right w:val="nil"/>
            </w:tcBorders>
            <w:noWrap/>
            <w:hideMark/>
          </w:tcPr>
          <w:p w14:paraId="28485E3C" w14:textId="77777777" w:rsidR="00AD70C4" w:rsidRPr="00857E3C" w:rsidRDefault="00AD70C4" w:rsidP="009348D6">
            <w:pPr>
              <w:ind w:right="95"/>
              <w:jc w:val="center"/>
              <w:rPr>
                <w:color w:val="000000" w:themeColor="text1"/>
                <w:sz w:val="20"/>
                <w:szCs w:val="20"/>
              </w:rPr>
            </w:pPr>
            <w:r w:rsidRPr="00857E3C">
              <w:rPr>
                <w:color w:val="000000" w:themeColor="text1"/>
                <w:sz w:val="20"/>
                <w:szCs w:val="20"/>
              </w:rPr>
              <w:t>409</w:t>
            </w:r>
            <w:r w:rsidRPr="00857E3C">
              <w:rPr>
                <w:color w:val="000000" w:themeColor="text1"/>
                <w:sz w:val="20"/>
                <w:szCs w:val="20"/>
                <w:lang w:val="vi-VN"/>
              </w:rPr>
              <w:br/>
            </w:r>
            <w:r w:rsidRPr="00857E3C">
              <w:rPr>
                <w:color w:val="000000" w:themeColor="text1"/>
                <w:sz w:val="20"/>
                <w:szCs w:val="20"/>
              </w:rPr>
              <w:t>(344</w:t>
            </w:r>
            <w:r w:rsidRPr="00857E3C">
              <w:rPr>
                <w:color w:val="000000" w:themeColor="text1"/>
                <w:sz w:val="20"/>
                <w:szCs w:val="20"/>
                <w:lang w:val="vi-VN"/>
              </w:rPr>
              <w:t xml:space="preserve"> </w:t>
            </w:r>
            <w:r w:rsidRPr="00857E3C">
              <w:rPr>
                <w:color w:val="000000" w:themeColor="text1"/>
                <w:sz w:val="20"/>
                <w:szCs w:val="20"/>
              </w:rPr>
              <w:t>–</w:t>
            </w:r>
            <w:r w:rsidRPr="00857E3C">
              <w:rPr>
                <w:color w:val="000000" w:themeColor="text1"/>
                <w:sz w:val="20"/>
                <w:szCs w:val="20"/>
                <w:lang w:val="vi-VN"/>
              </w:rPr>
              <w:t xml:space="preserve"> </w:t>
            </w:r>
            <w:r w:rsidRPr="00857E3C">
              <w:rPr>
                <w:color w:val="000000" w:themeColor="text1"/>
                <w:sz w:val="20"/>
                <w:szCs w:val="20"/>
              </w:rPr>
              <w:t>474)</w:t>
            </w:r>
          </w:p>
        </w:tc>
        <w:tc>
          <w:tcPr>
            <w:tcW w:w="1276" w:type="dxa"/>
            <w:vMerge/>
            <w:tcBorders>
              <w:top w:val="single" w:sz="4" w:space="0" w:color="auto"/>
              <w:left w:val="nil"/>
              <w:bottom w:val="single" w:sz="4" w:space="0" w:color="auto"/>
              <w:right w:val="nil"/>
            </w:tcBorders>
            <w:vAlign w:val="center"/>
          </w:tcPr>
          <w:p w14:paraId="7B53DE9D" w14:textId="77777777" w:rsidR="00AD70C4" w:rsidRPr="00857E3C" w:rsidRDefault="00AD70C4" w:rsidP="009348D6">
            <w:pPr>
              <w:ind w:right="-694"/>
              <w:rPr>
                <w:color w:val="000000" w:themeColor="text1"/>
                <w:sz w:val="20"/>
                <w:szCs w:val="20"/>
              </w:rPr>
            </w:pPr>
          </w:p>
        </w:tc>
        <w:tc>
          <w:tcPr>
            <w:tcW w:w="1559" w:type="dxa"/>
            <w:vMerge/>
            <w:tcBorders>
              <w:top w:val="single" w:sz="4" w:space="0" w:color="auto"/>
              <w:left w:val="nil"/>
              <w:bottom w:val="single" w:sz="4" w:space="0" w:color="auto"/>
              <w:right w:val="nil"/>
            </w:tcBorders>
            <w:vAlign w:val="center"/>
          </w:tcPr>
          <w:p w14:paraId="5B901D6D" w14:textId="77777777" w:rsidR="00AD70C4" w:rsidRPr="00857E3C" w:rsidRDefault="00AD70C4" w:rsidP="009348D6">
            <w:pPr>
              <w:ind w:right="-694"/>
              <w:rPr>
                <w:color w:val="000000" w:themeColor="text1"/>
                <w:sz w:val="20"/>
                <w:szCs w:val="20"/>
              </w:rPr>
            </w:pPr>
          </w:p>
        </w:tc>
        <w:tc>
          <w:tcPr>
            <w:tcW w:w="1563" w:type="dxa"/>
            <w:vMerge/>
            <w:tcBorders>
              <w:top w:val="single" w:sz="4" w:space="0" w:color="auto"/>
              <w:left w:val="nil"/>
              <w:bottom w:val="single" w:sz="4" w:space="0" w:color="auto"/>
              <w:right w:val="nil"/>
            </w:tcBorders>
            <w:vAlign w:val="center"/>
          </w:tcPr>
          <w:p w14:paraId="42C5CA1F" w14:textId="77777777" w:rsidR="00AD70C4" w:rsidRPr="00857E3C" w:rsidRDefault="00AD70C4" w:rsidP="009348D6">
            <w:pPr>
              <w:ind w:right="-694"/>
              <w:rPr>
                <w:color w:val="000000" w:themeColor="text1"/>
                <w:sz w:val="20"/>
                <w:szCs w:val="20"/>
              </w:rPr>
            </w:pPr>
          </w:p>
        </w:tc>
      </w:tr>
      <w:tr w:rsidR="00AD70C4" w:rsidRPr="00857E3C" w14:paraId="67E26B5A" w14:textId="77777777" w:rsidTr="009348D6">
        <w:trPr>
          <w:trHeight w:val="129"/>
        </w:trPr>
        <w:tc>
          <w:tcPr>
            <w:tcW w:w="10068" w:type="dxa"/>
            <w:gridSpan w:val="7"/>
            <w:tcBorders>
              <w:top w:val="single" w:sz="4" w:space="0" w:color="auto"/>
              <w:left w:val="nil"/>
              <w:bottom w:val="nil"/>
              <w:right w:val="nil"/>
            </w:tcBorders>
            <w:noWrap/>
            <w:vAlign w:val="bottom"/>
          </w:tcPr>
          <w:p w14:paraId="30B6AB02" w14:textId="77777777" w:rsidR="00AD70C4" w:rsidRPr="00857E3C" w:rsidRDefault="00AD70C4" w:rsidP="009348D6">
            <w:pPr>
              <w:rPr>
                <w:i/>
                <w:iCs/>
                <w:color w:val="000000" w:themeColor="text1"/>
                <w:sz w:val="20"/>
                <w:szCs w:val="20"/>
              </w:rPr>
            </w:pPr>
            <w:r w:rsidRPr="00857E3C">
              <w:rPr>
                <w:color w:val="000000" w:themeColor="text1"/>
                <w:sz w:val="22"/>
                <w:szCs w:val="22"/>
                <w:shd w:val="clear" w:color="auto" w:fill="FFFFFF"/>
                <w:vertAlign w:val="superscript"/>
              </w:rPr>
              <w:t>†</w:t>
            </w:r>
            <w:r w:rsidRPr="00857E3C">
              <w:rPr>
                <w:i/>
                <w:iCs/>
                <w:color w:val="000000" w:themeColor="text1"/>
                <w:sz w:val="20"/>
                <w:szCs w:val="20"/>
              </w:rPr>
              <w:t>Per 10 000 person-years</w:t>
            </w:r>
          </w:p>
          <w:p w14:paraId="6ACB45A3" w14:textId="77777777" w:rsidR="00AD70C4" w:rsidRPr="00857E3C" w:rsidRDefault="00AD70C4" w:rsidP="009348D6">
            <w:pPr>
              <w:rPr>
                <w:i/>
                <w:iCs/>
                <w:color w:val="000000" w:themeColor="text1"/>
                <w:sz w:val="20"/>
                <w:szCs w:val="20"/>
              </w:rPr>
            </w:pPr>
            <w:r w:rsidRPr="00857E3C">
              <w:rPr>
                <w:color w:val="000000" w:themeColor="text1"/>
                <w:sz w:val="22"/>
                <w:szCs w:val="22"/>
                <w:shd w:val="clear" w:color="auto" w:fill="FFFFFF"/>
                <w:vertAlign w:val="superscript"/>
              </w:rPr>
              <w:t>‡</w:t>
            </w:r>
            <w:r w:rsidRPr="00857E3C">
              <w:rPr>
                <w:i/>
                <w:iCs/>
                <w:color w:val="000000" w:themeColor="text1"/>
                <w:sz w:val="20"/>
                <w:szCs w:val="20"/>
              </w:rPr>
              <w:t>The models were weighted using inverse probability weighting</w:t>
            </w:r>
          </w:p>
          <w:p w14:paraId="133B7D39" w14:textId="77777777" w:rsidR="00AD70C4" w:rsidRPr="00857E3C" w:rsidRDefault="00AD70C4" w:rsidP="009348D6">
            <w:pPr>
              <w:rPr>
                <w:ins w:id="5" w:author="Nguyen, Ha M" w:date="2024-11-26T19:15:00Z" w16du:dateUtc="2024-11-27T01:15:00Z"/>
                <w:i/>
                <w:iCs/>
                <w:color w:val="000000" w:themeColor="text1"/>
                <w:sz w:val="20"/>
                <w:szCs w:val="20"/>
              </w:rPr>
            </w:pPr>
            <w:r w:rsidRPr="00857E3C">
              <w:rPr>
                <w:i/>
                <w:iCs/>
                <w:color w:val="000000" w:themeColor="text1"/>
                <w:sz w:val="20"/>
                <w:szCs w:val="20"/>
              </w:rPr>
              <w:t>HR = hazard ratio, CI= confidence interval</w:t>
            </w:r>
          </w:p>
          <w:p w14:paraId="6C3FA2AF" w14:textId="77777777" w:rsidR="00AD70C4" w:rsidRPr="00857E3C" w:rsidRDefault="00AD70C4" w:rsidP="009348D6">
            <w:pPr>
              <w:rPr>
                <w:i/>
                <w:iCs/>
                <w:color w:val="000000" w:themeColor="text1"/>
                <w:sz w:val="20"/>
                <w:szCs w:val="20"/>
              </w:rPr>
            </w:pPr>
            <w:r w:rsidRPr="00857E3C">
              <w:rPr>
                <w:i/>
                <w:iCs/>
                <w:color w:val="000000" w:themeColor="text1"/>
                <w:sz w:val="20"/>
                <w:szCs w:val="20"/>
              </w:rPr>
              <w:t>Finasteride is the reference group</w:t>
            </w:r>
          </w:p>
          <w:p w14:paraId="60510F81" w14:textId="77777777" w:rsidR="00AD70C4" w:rsidRPr="00857E3C" w:rsidRDefault="00AD70C4" w:rsidP="009348D6">
            <w:pPr>
              <w:rPr>
                <w:i/>
                <w:iCs/>
                <w:color w:val="000000" w:themeColor="text1"/>
                <w:sz w:val="20"/>
                <w:szCs w:val="20"/>
              </w:rPr>
            </w:pPr>
          </w:p>
          <w:p w14:paraId="20CCB257" w14:textId="77777777" w:rsidR="00AD70C4" w:rsidRPr="00857E3C" w:rsidRDefault="00AD70C4" w:rsidP="009348D6">
            <w:pPr>
              <w:rPr>
                <w:i/>
                <w:iCs/>
                <w:color w:val="000000" w:themeColor="text1"/>
                <w:sz w:val="20"/>
                <w:szCs w:val="20"/>
              </w:rPr>
            </w:pPr>
          </w:p>
        </w:tc>
      </w:tr>
    </w:tbl>
    <w:p w14:paraId="26C0E4E6" w14:textId="77777777" w:rsidR="00AD70C4" w:rsidRDefault="00AD70C4" w:rsidP="000E3C80"/>
    <w:sectPr w:rsidR="00AD70C4" w:rsidSect="001E254E">
      <w:footerReference w:type="even" r:id="rId11"/>
      <w:footerReference w:type="default" r:id="rId12"/>
      <w:pgSz w:w="12240" w:h="15840"/>
      <w:pgMar w:top="1440" w:right="1440" w:bottom="1440" w:left="144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5969B" w14:textId="77777777" w:rsidR="007551E7" w:rsidRDefault="007551E7" w:rsidP="00B50654">
      <w:r>
        <w:separator/>
      </w:r>
    </w:p>
  </w:endnote>
  <w:endnote w:type="continuationSeparator" w:id="0">
    <w:p w14:paraId="7CD06628" w14:textId="77777777" w:rsidR="007551E7" w:rsidRDefault="007551E7" w:rsidP="00B50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한양신명조">
    <w:altName w:val="Batang"/>
    <w:charset w:val="81"/>
    <w:family w:val="roman"/>
    <w:pitch w:val="default"/>
    <w:sig w:usb0="00000001" w:usb1="09060000" w:usb2="00000010" w:usb3="00000000" w:csb0="00080000"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9501021"/>
      <w:docPartObj>
        <w:docPartGallery w:val="Page Numbers (Bottom of Page)"/>
        <w:docPartUnique/>
      </w:docPartObj>
    </w:sdtPr>
    <w:sdtContent>
      <w:p w14:paraId="5616BCDE" w14:textId="7A4FF42E" w:rsidR="00941861" w:rsidRDefault="00941861" w:rsidP="00E359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289A89F" w14:textId="77777777" w:rsidR="00941861" w:rsidRDefault="00941861" w:rsidP="0094186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7730682"/>
      <w:docPartObj>
        <w:docPartGallery w:val="Page Numbers (Bottom of Page)"/>
        <w:docPartUnique/>
      </w:docPartObj>
    </w:sdtPr>
    <w:sdtContent>
      <w:p w14:paraId="534507B9" w14:textId="4E4F724E" w:rsidR="00941861" w:rsidRDefault="00941861" w:rsidP="00E3595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3919670" w14:textId="77777777" w:rsidR="00941861" w:rsidRDefault="00941861" w:rsidP="0094186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B48FD" w14:textId="77777777" w:rsidR="007551E7" w:rsidRDefault="007551E7" w:rsidP="00B50654">
      <w:r>
        <w:separator/>
      </w:r>
    </w:p>
  </w:footnote>
  <w:footnote w:type="continuationSeparator" w:id="0">
    <w:p w14:paraId="29C2A062" w14:textId="77777777" w:rsidR="007551E7" w:rsidRDefault="007551E7" w:rsidP="00B50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01DF"/>
    <w:multiLevelType w:val="hybridMultilevel"/>
    <w:tmpl w:val="421C962E"/>
    <w:lvl w:ilvl="0" w:tplc="6ED0C32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75B2D"/>
    <w:multiLevelType w:val="hybridMultilevel"/>
    <w:tmpl w:val="107A8120"/>
    <w:lvl w:ilvl="0" w:tplc="B6C093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E312877"/>
    <w:multiLevelType w:val="multilevel"/>
    <w:tmpl w:val="4A06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F2F03"/>
    <w:multiLevelType w:val="hybridMultilevel"/>
    <w:tmpl w:val="A47A5602"/>
    <w:lvl w:ilvl="0" w:tplc="E1AAB4FC">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85DE3"/>
    <w:multiLevelType w:val="hybridMultilevel"/>
    <w:tmpl w:val="81948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721D98"/>
    <w:multiLevelType w:val="hybridMultilevel"/>
    <w:tmpl w:val="36EC75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465E28"/>
    <w:multiLevelType w:val="hybridMultilevel"/>
    <w:tmpl w:val="7EFE6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9A54AF"/>
    <w:multiLevelType w:val="hybridMultilevel"/>
    <w:tmpl w:val="AD3420D0"/>
    <w:lvl w:ilvl="0" w:tplc="5502954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F570C5"/>
    <w:multiLevelType w:val="multilevel"/>
    <w:tmpl w:val="A9128D02"/>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846"/>
        </w:tabs>
        <w:ind w:left="846" w:hanging="576"/>
      </w:pPr>
    </w:lvl>
    <w:lvl w:ilvl="2">
      <w:start w:val="1"/>
      <w:numFmt w:val="decimal"/>
      <w:pStyle w:val="Heading3"/>
      <w:lvlText w:val="%1.%2.%3"/>
      <w:lvlJc w:val="left"/>
      <w:pPr>
        <w:tabs>
          <w:tab w:val="num" w:pos="720"/>
        </w:tabs>
        <w:ind w:left="720" w:hanging="720"/>
      </w:pPr>
      <w:rPr>
        <w:color w:val="auto"/>
      </w:rPr>
    </w:lvl>
    <w:lvl w:ilvl="3">
      <w:start w:val="1"/>
      <w:numFmt w:val="decimal"/>
      <w:pStyle w:val="Heading4"/>
      <w:lvlText w:val="%1.%2.%3.%4"/>
      <w:lvlJc w:val="left"/>
      <w:pPr>
        <w:tabs>
          <w:tab w:val="num" w:pos="1494"/>
        </w:tabs>
        <w:ind w:left="149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50B03470"/>
    <w:multiLevelType w:val="hybridMultilevel"/>
    <w:tmpl w:val="DBBC4C7E"/>
    <w:lvl w:ilvl="0" w:tplc="6916D3D2">
      <w:start w:val="5"/>
      <w:numFmt w:val="bullet"/>
      <w:lvlText w:val="-"/>
      <w:lvlJc w:val="left"/>
      <w:pPr>
        <w:ind w:left="720" w:hanging="360"/>
      </w:pPr>
      <w:rPr>
        <w:rFonts w:ascii="Times New Roman" w:eastAsiaTheme="maj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F62645"/>
    <w:multiLevelType w:val="hybridMultilevel"/>
    <w:tmpl w:val="F07C8DAC"/>
    <w:lvl w:ilvl="0" w:tplc="F83A8EB4">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7C2E74"/>
    <w:multiLevelType w:val="hybridMultilevel"/>
    <w:tmpl w:val="B3C65B98"/>
    <w:lvl w:ilvl="0" w:tplc="FACCF80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A0664D"/>
    <w:multiLevelType w:val="hybridMultilevel"/>
    <w:tmpl w:val="0EFAF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561354"/>
    <w:multiLevelType w:val="hybridMultilevel"/>
    <w:tmpl w:val="24DA43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35304D"/>
    <w:multiLevelType w:val="hybridMultilevel"/>
    <w:tmpl w:val="65BEC6E2"/>
    <w:lvl w:ilvl="0" w:tplc="ED6026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3138288">
    <w:abstractNumId w:val="11"/>
  </w:num>
  <w:num w:numId="2" w16cid:durableId="190263112">
    <w:abstractNumId w:val="6"/>
  </w:num>
  <w:num w:numId="3" w16cid:durableId="392972792">
    <w:abstractNumId w:val="5"/>
  </w:num>
  <w:num w:numId="4" w16cid:durableId="529536522">
    <w:abstractNumId w:val="12"/>
  </w:num>
  <w:num w:numId="5" w16cid:durableId="572816430">
    <w:abstractNumId w:val="10"/>
  </w:num>
  <w:num w:numId="6" w16cid:durableId="1713188742">
    <w:abstractNumId w:val="3"/>
  </w:num>
  <w:num w:numId="7" w16cid:durableId="1681856005">
    <w:abstractNumId w:val="4"/>
  </w:num>
  <w:num w:numId="8" w16cid:durableId="1481073781">
    <w:abstractNumId w:val="8"/>
  </w:num>
  <w:num w:numId="9" w16cid:durableId="140388983">
    <w:abstractNumId w:val="2"/>
  </w:num>
  <w:num w:numId="10" w16cid:durableId="1203204519">
    <w:abstractNumId w:val="1"/>
  </w:num>
  <w:num w:numId="11" w16cid:durableId="406998906">
    <w:abstractNumId w:val="7"/>
  </w:num>
  <w:num w:numId="12" w16cid:durableId="1868131910">
    <w:abstractNumId w:val="14"/>
  </w:num>
  <w:num w:numId="13" w16cid:durableId="1381706913">
    <w:abstractNumId w:val="13"/>
  </w:num>
  <w:num w:numId="14" w16cid:durableId="1308899290">
    <w:abstractNumId w:val="0"/>
  </w:num>
  <w:num w:numId="15" w16cid:durableId="31202315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elim Cho">
    <w15:presenceInfo w15:providerId="Windows Live" w15:userId="12337f460c1285a4"/>
  </w15:person>
  <w15:person w15:author="Nguyen, Ha M">
    <w15:presenceInfo w15:providerId="AD" w15:userId="S::ha.m.nguyen@vanderbilt.edu::a89d38d9-0029-44de-952b-6256b9b89f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jAxMDQwNjEwNbYwM7VU0lEKTi0uzszPAykwrAUAggcSwSwAAAA="/>
    <w:docVar w:name="EN.InstantFormat" w:val="&lt;ENInstantFormat&gt;&lt;Enabled&gt;1&lt;/Enabled&gt;&lt;ScanUnformatted&gt;1&lt;/ScanUnformatted&gt;&lt;ScanChanges&gt;1&lt;/ScanChanges&gt;&lt;Suspended&gt;1&lt;/Suspended&gt;&lt;/ENInstantFormat&gt;"/>
    <w:docVar w:name="EN.Layout" w:val="&lt;ENLayout&gt;&lt;Style&gt;AMA 11th Cop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ar50x0s559exte2dvk5pzxuezr02fxtdfv9&quot;&gt;My EndNote Library&lt;record-ids&gt;&lt;item&gt;52&lt;/item&gt;&lt;item&gt;53&lt;/item&gt;&lt;item&gt;54&lt;/item&gt;&lt;item&gt;55&lt;/item&gt;&lt;item&gt;56&lt;/item&gt;&lt;item&gt;58&lt;/item&gt;&lt;item&gt;59&lt;/item&gt;&lt;item&gt;60&lt;/item&gt;&lt;item&gt;61&lt;/item&gt;&lt;item&gt;62&lt;/item&gt;&lt;item&gt;67&lt;/item&gt;&lt;item&gt;69&lt;/item&gt;&lt;item&gt;70&lt;/item&gt;&lt;item&gt;74&lt;/item&gt;&lt;item&gt;75&lt;/item&gt;&lt;item&gt;76&lt;/item&gt;&lt;item&gt;77&lt;/item&gt;&lt;item&gt;78&lt;/item&gt;&lt;item&gt;79&lt;/item&gt;&lt;item&gt;80&lt;/item&gt;&lt;item&gt;81&lt;/item&gt;&lt;/record-ids&gt;&lt;/item&gt;&lt;/Libraries&gt;"/>
  </w:docVars>
  <w:rsids>
    <w:rsidRoot w:val="00D84F19"/>
    <w:rsid w:val="00000F1F"/>
    <w:rsid w:val="00001010"/>
    <w:rsid w:val="0000215C"/>
    <w:rsid w:val="00002634"/>
    <w:rsid w:val="000037E0"/>
    <w:rsid w:val="00003AF6"/>
    <w:rsid w:val="00004763"/>
    <w:rsid w:val="00005222"/>
    <w:rsid w:val="000057A9"/>
    <w:rsid w:val="000057B4"/>
    <w:rsid w:val="00007959"/>
    <w:rsid w:val="000079BA"/>
    <w:rsid w:val="00007A5B"/>
    <w:rsid w:val="00007E23"/>
    <w:rsid w:val="0001077E"/>
    <w:rsid w:val="00010DE6"/>
    <w:rsid w:val="00011145"/>
    <w:rsid w:val="00011C5A"/>
    <w:rsid w:val="00011DBC"/>
    <w:rsid w:val="00012AE1"/>
    <w:rsid w:val="00013AAC"/>
    <w:rsid w:val="00014100"/>
    <w:rsid w:val="000147C9"/>
    <w:rsid w:val="00014B04"/>
    <w:rsid w:val="00015BEB"/>
    <w:rsid w:val="00016815"/>
    <w:rsid w:val="00020999"/>
    <w:rsid w:val="00021557"/>
    <w:rsid w:val="000215FC"/>
    <w:rsid w:val="00021E8A"/>
    <w:rsid w:val="0002276C"/>
    <w:rsid w:val="00023C2A"/>
    <w:rsid w:val="00023C2E"/>
    <w:rsid w:val="0002690B"/>
    <w:rsid w:val="00026DA4"/>
    <w:rsid w:val="00027497"/>
    <w:rsid w:val="00027830"/>
    <w:rsid w:val="00027AB8"/>
    <w:rsid w:val="00027C5B"/>
    <w:rsid w:val="00027DA6"/>
    <w:rsid w:val="00027EAB"/>
    <w:rsid w:val="00030390"/>
    <w:rsid w:val="00030740"/>
    <w:rsid w:val="000310A6"/>
    <w:rsid w:val="0003131A"/>
    <w:rsid w:val="00031381"/>
    <w:rsid w:val="000319CB"/>
    <w:rsid w:val="00032382"/>
    <w:rsid w:val="000326D4"/>
    <w:rsid w:val="00032814"/>
    <w:rsid w:val="00032AF4"/>
    <w:rsid w:val="00033B59"/>
    <w:rsid w:val="000349CB"/>
    <w:rsid w:val="00034CE7"/>
    <w:rsid w:val="00035129"/>
    <w:rsid w:val="000357C8"/>
    <w:rsid w:val="000359A0"/>
    <w:rsid w:val="000362FD"/>
    <w:rsid w:val="00036BE4"/>
    <w:rsid w:val="00036E2B"/>
    <w:rsid w:val="00037472"/>
    <w:rsid w:val="00037CBA"/>
    <w:rsid w:val="000405FD"/>
    <w:rsid w:val="00041B7B"/>
    <w:rsid w:val="00041D37"/>
    <w:rsid w:val="00042210"/>
    <w:rsid w:val="00042F6A"/>
    <w:rsid w:val="0004514F"/>
    <w:rsid w:val="000464FC"/>
    <w:rsid w:val="00047A5E"/>
    <w:rsid w:val="0005230B"/>
    <w:rsid w:val="000529DF"/>
    <w:rsid w:val="00052ADD"/>
    <w:rsid w:val="000566FD"/>
    <w:rsid w:val="000578B6"/>
    <w:rsid w:val="000608BE"/>
    <w:rsid w:val="000620DB"/>
    <w:rsid w:val="0006240C"/>
    <w:rsid w:val="00063FAC"/>
    <w:rsid w:val="00064295"/>
    <w:rsid w:val="00064774"/>
    <w:rsid w:val="00070357"/>
    <w:rsid w:val="00070771"/>
    <w:rsid w:val="00070A2A"/>
    <w:rsid w:val="00071072"/>
    <w:rsid w:val="000719B1"/>
    <w:rsid w:val="00072212"/>
    <w:rsid w:val="000722B9"/>
    <w:rsid w:val="00072C56"/>
    <w:rsid w:val="00072F88"/>
    <w:rsid w:val="00072FA9"/>
    <w:rsid w:val="00073EE9"/>
    <w:rsid w:val="000740E1"/>
    <w:rsid w:val="000740E6"/>
    <w:rsid w:val="00074194"/>
    <w:rsid w:val="00074820"/>
    <w:rsid w:val="00075378"/>
    <w:rsid w:val="00075649"/>
    <w:rsid w:val="00076BA7"/>
    <w:rsid w:val="000773AF"/>
    <w:rsid w:val="00077F75"/>
    <w:rsid w:val="00081F41"/>
    <w:rsid w:val="00084349"/>
    <w:rsid w:val="00084B04"/>
    <w:rsid w:val="00084FDB"/>
    <w:rsid w:val="00085977"/>
    <w:rsid w:val="00085E18"/>
    <w:rsid w:val="00086019"/>
    <w:rsid w:val="00086723"/>
    <w:rsid w:val="00087C05"/>
    <w:rsid w:val="0009022F"/>
    <w:rsid w:val="00090F02"/>
    <w:rsid w:val="000917B8"/>
    <w:rsid w:val="00091A25"/>
    <w:rsid w:val="000928F4"/>
    <w:rsid w:val="00093147"/>
    <w:rsid w:val="0009328C"/>
    <w:rsid w:val="000940D2"/>
    <w:rsid w:val="0009467F"/>
    <w:rsid w:val="00094C3A"/>
    <w:rsid w:val="000960B7"/>
    <w:rsid w:val="000A09EA"/>
    <w:rsid w:val="000A0F44"/>
    <w:rsid w:val="000A11F0"/>
    <w:rsid w:val="000A1512"/>
    <w:rsid w:val="000A156A"/>
    <w:rsid w:val="000A1F2F"/>
    <w:rsid w:val="000A2B74"/>
    <w:rsid w:val="000A2F6F"/>
    <w:rsid w:val="000A314B"/>
    <w:rsid w:val="000A5301"/>
    <w:rsid w:val="000A68DD"/>
    <w:rsid w:val="000A70AB"/>
    <w:rsid w:val="000A741A"/>
    <w:rsid w:val="000A7F38"/>
    <w:rsid w:val="000B16A5"/>
    <w:rsid w:val="000B2FDA"/>
    <w:rsid w:val="000B3344"/>
    <w:rsid w:val="000B355C"/>
    <w:rsid w:val="000B436C"/>
    <w:rsid w:val="000B447B"/>
    <w:rsid w:val="000B487D"/>
    <w:rsid w:val="000B5645"/>
    <w:rsid w:val="000B5924"/>
    <w:rsid w:val="000B5D7F"/>
    <w:rsid w:val="000B5E07"/>
    <w:rsid w:val="000B5F22"/>
    <w:rsid w:val="000B61E9"/>
    <w:rsid w:val="000B66AB"/>
    <w:rsid w:val="000C074B"/>
    <w:rsid w:val="000C323F"/>
    <w:rsid w:val="000C33F3"/>
    <w:rsid w:val="000C340A"/>
    <w:rsid w:val="000C48FF"/>
    <w:rsid w:val="000C5990"/>
    <w:rsid w:val="000C67AF"/>
    <w:rsid w:val="000C7B20"/>
    <w:rsid w:val="000C7D67"/>
    <w:rsid w:val="000D0F4B"/>
    <w:rsid w:val="000D1185"/>
    <w:rsid w:val="000D20A3"/>
    <w:rsid w:val="000D238A"/>
    <w:rsid w:val="000D2880"/>
    <w:rsid w:val="000D2DD4"/>
    <w:rsid w:val="000D31E9"/>
    <w:rsid w:val="000D36BC"/>
    <w:rsid w:val="000D3F01"/>
    <w:rsid w:val="000D460E"/>
    <w:rsid w:val="000D534B"/>
    <w:rsid w:val="000D548C"/>
    <w:rsid w:val="000D59F0"/>
    <w:rsid w:val="000D6272"/>
    <w:rsid w:val="000D69CF"/>
    <w:rsid w:val="000D77FC"/>
    <w:rsid w:val="000D7D5A"/>
    <w:rsid w:val="000E01A4"/>
    <w:rsid w:val="000E021D"/>
    <w:rsid w:val="000E084D"/>
    <w:rsid w:val="000E0F00"/>
    <w:rsid w:val="000E1E95"/>
    <w:rsid w:val="000E3512"/>
    <w:rsid w:val="000E36DE"/>
    <w:rsid w:val="000E36EA"/>
    <w:rsid w:val="000E3822"/>
    <w:rsid w:val="000E38E5"/>
    <w:rsid w:val="000E3A4A"/>
    <w:rsid w:val="000E3C80"/>
    <w:rsid w:val="000E3DE0"/>
    <w:rsid w:val="000E3DF6"/>
    <w:rsid w:val="000E45FD"/>
    <w:rsid w:val="000E4819"/>
    <w:rsid w:val="000E4D87"/>
    <w:rsid w:val="000E514C"/>
    <w:rsid w:val="000E5C03"/>
    <w:rsid w:val="000E667B"/>
    <w:rsid w:val="000E6BE3"/>
    <w:rsid w:val="000E7EC1"/>
    <w:rsid w:val="000F2461"/>
    <w:rsid w:val="000F26DC"/>
    <w:rsid w:val="000F27F9"/>
    <w:rsid w:val="000F2FFF"/>
    <w:rsid w:val="000F3031"/>
    <w:rsid w:val="000F34ED"/>
    <w:rsid w:val="000F3FD7"/>
    <w:rsid w:val="000F412D"/>
    <w:rsid w:val="000F5B7B"/>
    <w:rsid w:val="000F6A96"/>
    <w:rsid w:val="001000A7"/>
    <w:rsid w:val="001003F1"/>
    <w:rsid w:val="00100E01"/>
    <w:rsid w:val="00103501"/>
    <w:rsid w:val="00106FC4"/>
    <w:rsid w:val="00107517"/>
    <w:rsid w:val="00107724"/>
    <w:rsid w:val="001109F1"/>
    <w:rsid w:val="00110EEF"/>
    <w:rsid w:val="0011286A"/>
    <w:rsid w:val="00112C8A"/>
    <w:rsid w:val="00113740"/>
    <w:rsid w:val="00113B74"/>
    <w:rsid w:val="00114BD4"/>
    <w:rsid w:val="0011587C"/>
    <w:rsid w:val="001167E8"/>
    <w:rsid w:val="001173F8"/>
    <w:rsid w:val="00117572"/>
    <w:rsid w:val="00120B4B"/>
    <w:rsid w:val="00121132"/>
    <w:rsid w:val="001222AC"/>
    <w:rsid w:val="00123758"/>
    <w:rsid w:val="00124741"/>
    <w:rsid w:val="00124F02"/>
    <w:rsid w:val="00125D44"/>
    <w:rsid w:val="00125F28"/>
    <w:rsid w:val="00126E44"/>
    <w:rsid w:val="00127472"/>
    <w:rsid w:val="00130229"/>
    <w:rsid w:val="00130512"/>
    <w:rsid w:val="00131AF9"/>
    <w:rsid w:val="001322F4"/>
    <w:rsid w:val="001325E5"/>
    <w:rsid w:val="00132878"/>
    <w:rsid w:val="00132A4D"/>
    <w:rsid w:val="00132BEA"/>
    <w:rsid w:val="001330B1"/>
    <w:rsid w:val="001333E7"/>
    <w:rsid w:val="00134230"/>
    <w:rsid w:val="0013491C"/>
    <w:rsid w:val="001356F8"/>
    <w:rsid w:val="00136032"/>
    <w:rsid w:val="0013686F"/>
    <w:rsid w:val="00137BA4"/>
    <w:rsid w:val="00140112"/>
    <w:rsid w:val="00142A3A"/>
    <w:rsid w:val="00142ACA"/>
    <w:rsid w:val="0014307F"/>
    <w:rsid w:val="001432AE"/>
    <w:rsid w:val="00143FD4"/>
    <w:rsid w:val="00145CFB"/>
    <w:rsid w:val="00146882"/>
    <w:rsid w:val="001469E2"/>
    <w:rsid w:val="001472A2"/>
    <w:rsid w:val="0014734D"/>
    <w:rsid w:val="00147DE5"/>
    <w:rsid w:val="00147FF2"/>
    <w:rsid w:val="0015087E"/>
    <w:rsid w:val="00150CF9"/>
    <w:rsid w:val="0015162C"/>
    <w:rsid w:val="00151762"/>
    <w:rsid w:val="00151ACE"/>
    <w:rsid w:val="00151AF3"/>
    <w:rsid w:val="0015342A"/>
    <w:rsid w:val="00153D3E"/>
    <w:rsid w:val="00154733"/>
    <w:rsid w:val="001558F9"/>
    <w:rsid w:val="001572CC"/>
    <w:rsid w:val="00160C71"/>
    <w:rsid w:val="001611DB"/>
    <w:rsid w:val="0016386F"/>
    <w:rsid w:val="0016444F"/>
    <w:rsid w:val="00164EF3"/>
    <w:rsid w:val="001656BA"/>
    <w:rsid w:val="001665F2"/>
    <w:rsid w:val="00166961"/>
    <w:rsid w:val="0016750B"/>
    <w:rsid w:val="00167E14"/>
    <w:rsid w:val="00170843"/>
    <w:rsid w:val="00170B02"/>
    <w:rsid w:val="00171496"/>
    <w:rsid w:val="00171BE2"/>
    <w:rsid w:val="00171F23"/>
    <w:rsid w:val="001731E1"/>
    <w:rsid w:val="001732D8"/>
    <w:rsid w:val="001741D6"/>
    <w:rsid w:val="001749F8"/>
    <w:rsid w:val="00175C8E"/>
    <w:rsid w:val="00175E81"/>
    <w:rsid w:val="001761DA"/>
    <w:rsid w:val="00176C51"/>
    <w:rsid w:val="001778C9"/>
    <w:rsid w:val="00180293"/>
    <w:rsid w:val="0018056E"/>
    <w:rsid w:val="00180D51"/>
    <w:rsid w:val="00181C26"/>
    <w:rsid w:val="001821CC"/>
    <w:rsid w:val="00182FB2"/>
    <w:rsid w:val="00183880"/>
    <w:rsid w:val="00183ED1"/>
    <w:rsid w:val="0018455D"/>
    <w:rsid w:val="001849B6"/>
    <w:rsid w:val="0018523A"/>
    <w:rsid w:val="00185B68"/>
    <w:rsid w:val="00185E20"/>
    <w:rsid w:val="00187355"/>
    <w:rsid w:val="001877A6"/>
    <w:rsid w:val="00187D58"/>
    <w:rsid w:val="001901E2"/>
    <w:rsid w:val="00190225"/>
    <w:rsid w:val="00190803"/>
    <w:rsid w:val="00190B3F"/>
    <w:rsid w:val="0019139B"/>
    <w:rsid w:val="00191405"/>
    <w:rsid w:val="00191B89"/>
    <w:rsid w:val="00192421"/>
    <w:rsid w:val="00193411"/>
    <w:rsid w:val="0019345F"/>
    <w:rsid w:val="0019374D"/>
    <w:rsid w:val="00193862"/>
    <w:rsid w:val="00193C9A"/>
    <w:rsid w:val="00194C9A"/>
    <w:rsid w:val="0019574C"/>
    <w:rsid w:val="0019607B"/>
    <w:rsid w:val="0019633B"/>
    <w:rsid w:val="00196B8A"/>
    <w:rsid w:val="00197A79"/>
    <w:rsid w:val="001A0991"/>
    <w:rsid w:val="001A09F1"/>
    <w:rsid w:val="001A0EEF"/>
    <w:rsid w:val="001A35F9"/>
    <w:rsid w:val="001A3FD1"/>
    <w:rsid w:val="001A442D"/>
    <w:rsid w:val="001A4DDF"/>
    <w:rsid w:val="001A6EA7"/>
    <w:rsid w:val="001A6F21"/>
    <w:rsid w:val="001A7282"/>
    <w:rsid w:val="001A746E"/>
    <w:rsid w:val="001A7F9A"/>
    <w:rsid w:val="001B0FDB"/>
    <w:rsid w:val="001B15E8"/>
    <w:rsid w:val="001B1A61"/>
    <w:rsid w:val="001B1F40"/>
    <w:rsid w:val="001B2BF5"/>
    <w:rsid w:val="001B2EB4"/>
    <w:rsid w:val="001B3132"/>
    <w:rsid w:val="001B4059"/>
    <w:rsid w:val="001B41EF"/>
    <w:rsid w:val="001B54BC"/>
    <w:rsid w:val="001B56D7"/>
    <w:rsid w:val="001B6339"/>
    <w:rsid w:val="001B682F"/>
    <w:rsid w:val="001B6899"/>
    <w:rsid w:val="001B68FA"/>
    <w:rsid w:val="001B6E0D"/>
    <w:rsid w:val="001B7162"/>
    <w:rsid w:val="001B71E8"/>
    <w:rsid w:val="001B7FEC"/>
    <w:rsid w:val="001C02EE"/>
    <w:rsid w:val="001C035A"/>
    <w:rsid w:val="001C1546"/>
    <w:rsid w:val="001C224E"/>
    <w:rsid w:val="001C2C08"/>
    <w:rsid w:val="001C34AD"/>
    <w:rsid w:val="001C662C"/>
    <w:rsid w:val="001C6D2A"/>
    <w:rsid w:val="001C6E0D"/>
    <w:rsid w:val="001C75A7"/>
    <w:rsid w:val="001C780D"/>
    <w:rsid w:val="001D06CE"/>
    <w:rsid w:val="001D0CBC"/>
    <w:rsid w:val="001D1DAE"/>
    <w:rsid w:val="001D2F95"/>
    <w:rsid w:val="001D4698"/>
    <w:rsid w:val="001D48A6"/>
    <w:rsid w:val="001D4A08"/>
    <w:rsid w:val="001D54BB"/>
    <w:rsid w:val="001D5573"/>
    <w:rsid w:val="001D5FDB"/>
    <w:rsid w:val="001D6200"/>
    <w:rsid w:val="001D6360"/>
    <w:rsid w:val="001E0E6E"/>
    <w:rsid w:val="001E207D"/>
    <w:rsid w:val="001E254E"/>
    <w:rsid w:val="001E3590"/>
    <w:rsid w:val="001E35FD"/>
    <w:rsid w:val="001E37E9"/>
    <w:rsid w:val="001E4141"/>
    <w:rsid w:val="001E49B0"/>
    <w:rsid w:val="001E6735"/>
    <w:rsid w:val="001E6AA1"/>
    <w:rsid w:val="001E6C90"/>
    <w:rsid w:val="001E6D6E"/>
    <w:rsid w:val="001E6F3B"/>
    <w:rsid w:val="001E7437"/>
    <w:rsid w:val="001E7690"/>
    <w:rsid w:val="001E78A7"/>
    <w:rsid w:val="001F0194"/>
    <w:rsid w:val="001F0848"/>
    <w:rsid w:val="001F2784"/>
    <w:rsid w:val="001F2CF4"/>
    <w:rsid w:val="001F2D6F"/>
    <w:rsid w:val="001F320D"/>
    <w:rsid w:val="001F33F9"/>
    <w:rsid w:val="001F404B"/>
    <w:rsid w:val="001F4719"/>
    <w:rsid w:val="001F5ADD"/>
    <w:rsid w:val="001F5FB9"/>
    <w:rsid w:val="001F6BF1"/>
    <w:rsid w:val="001F7436"/>
    <w:rsid w:val="001F79AA"/>
    <w:rsid w:val="002000C1"/>
    <w:rsid w:val="00200497"/>
    <w:rsid w:val="0020094C"/>
    <w:rsid w:val="00200EC6"/>
    <w:rsid w:val="002021C8"/>
    <w:rsid w:val="00204508"/>
    <w:rsid w:val="002049D5"/>
    <w:rsid w:val="00204BC4"/>
    <w:rsid w:val="002103BC"/>
    <w:rsid w:val="002103DD"/>
    <w:rsid w:val="00210CCE"/>
    <w:rsid w:val="00210F3E"/>
    <w:rsid w:val="00211A5A"/>
    <w:rsid w:val="00211C3D"/>
    <w:rsid w:val="0021230A"/>
    <w:rsid w:val="0021376A"/>
    <w:rsid w:val="00214264"/>
    <w:rsid w:val="00214B07"/>
    <w:rsid w:val="002152B8"/>
    <w:rsid w:val="002156AF"/>
    <w:rsid w:val="00215B7F"/>
    <w:rsid w:val="0021616A"/>
    <w:rsid w:val="002169E2"/>
    <w:rsid w:val="00220D93"/>
    <w:rsid w:val="002216AC"/>
    <w:rsid w:val="00221E85"/>
    <w:rsid w:val="00223243"/>
    <w:rsid w:val="00223770"/>
    <w:rsid w:val="00223975"/>
    <w:rsid w:val="00224A7B"/>
    <w:rsid w:val="00224FB4"/>
    <w:rsid w:val="0022611D"/>
    <w:rsid w:val="00226B5E"/>
    <w:rsid w:val="0022724E"/>
    <w:rsid w:val="00227460"/>
    <w:rsid w:val="002277FC"/>
    <w:rsid w:val="00227CDE"/>
    <w:rsid w:val="0023016D"/>
    <w:rsid w:val="00231E21"/>
    <w:rsid w:val="0023232D"/>
    <w:rsid w:val="00232BEE"/>
    <w:rsid w:val="00233264"/>
    <w:rsid w:val="002344CC"/>
    <w:rsid w:val="00235143"/>
    <w:rsid w:val="0023567B"/>
    <w:rsid w:val="0023583F"/>
    <w:rsid w:val="002363CC"/>
    <w:rsid w:val="00236494"/>
    <w:rsid w:val="0023669B"/>
    <w:rsid w:val="00236B69"/>
    <w:rsid w:val="002377AC"/>
    <w:rsid w:val="002401C2"/>
    <w:rsid w:val="002402F5"/>
    <w:rsid w:val="0024104A"/>
    <w:rsid w:val="0024127F"/>
    <w:rsid w:val="002419E0"/>
    <w:rsid w:val="00241B1D"/>
    <w:rsid w:val="002422EE"/>
    <w:rsid w:val="00242D63"/>
    <w:rsid w:val="002430AB"/>
    <w:rsid w:val="002441A8"/>
    <w:rsid w:val="00244674"/>
    <w:rsid w:val="0024693B"/>
    <w:rsid w:val="00246C0A"/>
    <w:rsid w:val="00250A5C"/>
    <w:rsid w:val="002514A8"/>
    <w:rsid w:val="002514F0"/>
    <w:rsid w:val="0025245D"/>
    <w:rsid w:val="00252594"/>
    <w:rsid w:val="00252B93"/>
    <w:rsid w:val="00254024"/>
    <w:rsid w:val="0025439F"/>
    <w:rsid w:val="002550D5"/>
    <w:rsid w:val="00255B68"/>
    <w:rsid w:val="00256C67"/>
    <w:rsid w:val="00256D1F"/>
    <w:rsid w:val="00257182"/>
    <w:rsid w:val="00257AEC"/>
    <w:rsid w:val="0026024B"/>
    <w:rsid w:val="00260558"/>
    <w:rsid w:val="00260722"/>
    <w:rsid w:val="00261253"/>
    <w:rsid w:val="00261B92"/>
    <w:rsid w:val="002632E5"/>
    <w:rsid w:val="002639F1"/>
    <w:rsid w:val="00264AFA"/>
    <w:rsid w:val="00264CBA"/>
    <w:rsid w:val="002652A6"/>
    <w:rsid w:val="00265DEF"/>
    <w:rsid w:val="0026638F"/>
    <w:rsid w:val="00266694"/>
    <w:rsid w:val="0027111D"/>
    <w:rsid w:val="00271C5A"/>
    <w:rsid w:val="002734A1"/>
    <w:rsid w:val="00273648"/>
    <w:rsid w:val="00273FA9"/>
    <w:rsid w:val="00274F70"/>
    <w:rsid w:val="00276724"/>
    <w:rsid w:val="00277913"/>
    <w:rsid w:val="00280FE1"/>
    <w:rsid w:val="0028200D"/>
    <w:rsid w:val="00282425"/>
    <w:rsid w:val="00282D3D"/>
    <w:rsid w:val="00282FF5"/>
    <w:rsid w:val="002830E4"/>
    <w:rsid w:val="002832C8"/>
    <w:rsid w:val="00284B7A"/>
    <w:rsid w:val="00284CA6"/>
    <w:rsid w:val="00284ECC"/>
    <w:rsid w:val="00285F91"/>
    <w:rsid w:val="002860E6"/>
    <w:rsid w:val="0028691A"/>
    <w:rsid w:val="002875F2"/>
    <w:rsid w:val="00287ABB"/>
    <w:rsid w:val="002901DF"/>
    <w:rsid w:val="00290750"/>
    <w:rsid w:val="00290974"/>
    <w:rsid w:val="00290CE4"/>
    <w:rsid w:val="002919F7"/>
    <w:rsid w:val="00292893"/>
    <w:rsid w:val="00292B1D"/>
    <w:rsid w:val="00292CED"/>
    <w:rsid w:val="00294119"/>
    <w:rsid w:val="00294622"/>
    <w:rsid w:val="00294AFD"/>
    <w:rsid w:val="00294D08"/>
    <w:rsid w:val="00296DCF"/>
    <w:rsid w:val="00297D8D"/>
    <w:rsid w:val="002A008B"/>
    <w:rsid w:val="002A06C1"/>
    <w:rsid w:val="002A15C4"/>
    <w:rsid w:val="002A1BAE"/>
    <w:rsid w:val="002A1D9A"/>
    <w:rsid w:val="002A2677"/>
    <w:rsid w:val="002A2A79"/>
    <w:rsid w:val="002A30EC"/>
    <w:rsid w:val="002A4828"/>
    <w:rsid w:val="002A544A"/>
    <w:rsid w:val="002A5D1A"/>
    <w:rsid w:val="002A6755"/>
    <w:rsid w:val="002A6B8B"/>
    <w:rsid w:val="002B0684"/>
    <w:rsid w:val="002B09B8"/>
    <w:rsid w:val="002B16AA"/>
    <w:rsid w:val="002B1B12"/>
    <w:rsid w:val="002B2029"/>
    <w:rsid w:val="002B2163"/>
    <w:rsid w:val="002B2723"/>
    <w:rsid w:val="002B5B2F"/>
    <w:rsid w:val="002B653F"/>
    <w:rsid w:val="002B6A14"/>
    <w:rsid w:val="002B6EB7"/>
    <w:rsid w:val="002B7674"/>
    <w:rsid w:val="002C02B1"/>
    <w:rsid w:val="002C0414"/>
    <w:rsid w:val="002C0868"/>
    <w:rsid w:val="002C199A"/>
    <w:rsid w:val="002C1D18"/>
    <w:rsid w:val="002C1EA4"/>
    <w:rsid w:val="002C391A"/>
    <w:rsid w:val="002C474E"/>
    <w:rsid w:val="002C4971"/>
    <w:rsid w:val="002C53C2"/>
    <w:rsid w:val="002C69B1"/>
    <w:rsid w:val="002C727E"/>
    <w:rsid w:val="002C7391"/>
    <w:rsid w:val="002C7E2F"/>
    <w:rsid w:val="002D05C8"/>
    <w:rsid w:val="002D1231"/>
    <w:rsid w:val="002D2E1B"/>
    <w:rsid w:val="002D387D"/>
    <w:rsid w:val="002D4AC8"/>
    <w:rsid w:val="002D4E73"/>
    <w:rsid w:val="002D4EE8"/>
    <w:rsid w:val="002D503A"/>
    <w:rsid w:val="002D6408"/>
    <w:rsid w:val="002E1424"/>
    <w:rsid w:val="002E17FE"/>
    <w:rsid w:val="002E2585"/>
    <w:rsid w:val="002E38D7"/>
    <w:rsid w:val="002E3FA8"/>
    <w:rsid w:val="002E4976"/>
    <w:rsid w:val="002E528C"/>
    <w:rsid w:val="002E55A9"/>
    <w:rsid w:val="002E5694"/>
    <w:rsid w:val="002E584D"/>
    <w:rsid w:val="002E5A0E"/>
    <w:rsid w:val="002E5FBE"/>
    <w:rsid w:val="002E6590"/>
    <w:rsid w:val="002E6CEB"/>
    <w:rsid w:val="002E78C8"/>
    <w:rsid w:val="002F0264"/>
    <w:rsid w:val="002F02F8"/>
    <w:rsid w:val="002F30F2"/>
    <w:rsid w:val="002F394E"/>
    <w:rsid w:val="002F4937"/>
    <w:rsid w:val="002F56A0"/>
    <w:rsid w:val="002F6A2D"/>
    <w:rsid w:val="002F6EAA"/>
    <w:rsid w:val="002F780A"/>
    <w:rsid w:val="002F7FEC"/>
    <w:rsid w:val="00300BDB"/>
    <w:rsid w:val="00300DC3"/>
    <w:rsid w:val="00300FC4"/>
    <w:rsid w:val="00301414"/>
    <w:rsid w:val="003050EE"/>
    <w:rsid w:val="0030652E"/>
    <w:rsid w:val="0030654B"/>
    <w:rsid w:val="00306F8A"/>
    <w:rsid w:val="003071B0"/>
    <w:rsid w:val="003077F9"/>
    <w:rsid w:val="00307823"/>
    <w:rsid w:val="00312D6F"/>
    <w:rsid w:val="003131FA"/>
    <w:rsid w:val="003144C8"/>
    <w:rsid w:val="00314C6A"/>
    <w:rsid w:val="003165D5"/>
    <w:rsid w:val="0031719B"/>
    <w:rsid w:val="0032127E"/>
    <w:rsid w:val="00323F61"/>
    <w:rsid w:val="00324ADE"/>
    <w:rsid w:val="00325017"/>
    <w:rsid w:val="00325EFF"/>
    <w:rsid w:val="00326091"/>
    <w:rsid w:val="003260F2"/>
    <w:rsid w:val="00326618"/>
    <w:rsid w:val="00327633"/>
    <w:rsid w:val="0032792D"/>
    <w:rsid w:val="00327AE6"/>
    <w:rsid w:val="00327BE4"/>
    <w:rsid w:val="00327D6C"/>
    <w:rsid w:val="00327E95"/>
    <w:rsid w:val="00327F02"/>
    <w:rsid w:val="00330834"/>
    <w:rsid w:val="00331BF5"/>
    <w:rsid w:val="0033233F"/>
    <w:rsid w:val="00332C6A"/>
    <w:rsid w:val="00332FD7"/>
    <w:rsid w:val="00333044"/>
    <w:rsid w:val="00335764"/>
    <w:rsid w:val="00335E22"/>
    <w:rsid w:val="003361AA"/>
    <w:rsid w:val="00336ECC"/>
    <w:rsid w:val="0033721C"/>
    <w:rsid w:val="00343E99"/>
    <w:rsid w:val="00344CF1"/>
    <w:rsid w:val="00344DBB"/>
    <w:rsid w:val="00345AAA"/>
    <w:rsid w:val="00345AE9"/>
    <w:rsid w:val="003468AC"/>
    <w:rsid w:val="00350B34"/>
    <w:rsid w:val="00352174"/>
    <w:rsid w:val="00353227"/>
    <w:rsid w:val="0035345C"/>
    <w:rsid w:val="003534A9"/>
    <w:rsid w:val="0035420D"/>
    <w:rsid w:val="003544D8"/>
    <w:rsid w:val="00354FC0"/>
    <w:rsid w:val="00355247"/>
    <w:rsid w:val="00355A46"/>
    <w:rsid w:val="003562A5"/>
    <w:rsid w:val="003562B8"/>
    <w:rsid w:val="00357774"/>
    <w:rsid w:val="00357AD9"/>
    <w:rsid w:val="00360E65"/>
    <w:rsid w:val="00361495"/>
    <w:rsid w:val="0036185C"/>
    <w:rsid w:val="00361BE8"/>
    <w:rsid w:val="003625EF"/>
    <w:rsid w:val="003631B4"/>
    <w:rsid w:val="003637C6"/>
    <w:rsid w:val="00364D23"/>
    <w:rsid w:val="00365580"/>
    <w:rsid w:val="00366603"/>
    <w:rsid w:val="0036743B"/>
    <w:rsid w:val="003712FE"/>
    <w:rsid w:val="00372576"/>
    <w:rsid w:val="003725AA"/>
    <w:rsid w:val="003738D0"/>
    <w:rsid w:val="0037405A"/>
    <w:rsid w:val="003748E2"/>
    <w:rsid w:val="0037603A"/>
    <w:rsid w:val="00376766"/>
    <w:rsid w:val="00376B54"/>
    <w:rsid w:val="00377F27"/>
    <w:rsid w:val="00380077"/>
    <w:rsid w:val="003805F0"/>
    <w:rsid w:val="003825F8"/>
    <w:rsid w:val="00382A6B"/>
    <w:rsid w:val="0038316E"/>
    <w:rsid w:val="003832DC"/>
    <w:rsid w:val="003857E2"/>
    <w:rsid w:val="00385B03"/>
    <w:rsid w:val="00386BB8"/>
    <w:rsid w:val="00387A8A"/>
    <w:rsid w:val="0039039D"/>
    <w:rsid w:val="00390C68"/>
    <w:rsid w:val="00390D75"/>
    <w:rsid w:val="00392A91"/>
    <w:rsid w:val="003930BD"/>
    <w:rsid w:val="0039384B"/>
    <w:rsid w:val="00395866"/>
    <w:rsid w:val="003A0275"/>
    <w:rsid w:val="003A0675"/>
    <w:rsid w:val="003A0F68"/>
    <w:rsid w:val="003A135B"/>
    <w:rsid w:val="003A1421"/>
    <w:rsid w:val="003A2799"/>
    <w:rsid w:val="003A3390"/>
    <w:rsid w:val="003A3674"/>
    <w:rsid w:val="003A3766"/>
    <w:rsid w:val="003A4A5A"/>
    <w:rsid w:val="003A4E1A"/>
    <w:rsid w:val="003A5D00"/>
    <w:rsid w:val="003A662C"/>
    <w:rsid w:val="003A67A9"/>
    <w:rsid w:val="003A79D7"/>
    <w:rsid w:val="003B0510"/>
    <w:rsid w:val="003B0FC8"/>
    <w:rsid w:val="003B1209"/>
    <w:rsid w:val="003B3062"/>
    <w:rsid w:val="003B3579"/>
    <w:rsid w:val="003B375D"/>
    <w:rsid w:val="003B4415"/>
    <w:rsid w:val="003B4B8D"/>
    <w:rsid w:val="003B4D41"/>
    <w:rsid w:val="003B50E3"/>
    <w:rsid w:val="003B7035"/>
    <w:rsid w:val="003C090B"/>
    <w:rsid w:val="003C094A"/>
    <w:rsid w:val="003C0CD8"/>
    <w:rsid w:val="003C17E4"/>
    <w:rsid w:val="003C1CD7"/>
    <w:rsid w:val="003C1E20"/>
    <w:rsid w:val="003C33F0"/>
    <w:rsid w:val="003C3587"/>
    <w:rsid w:val="003D00E8"/>
    <w:rsid w:val="003D09D1"/>
    <w:rsid w:val="003D2EDE"/>
    <w:rsid w:val="003D3CEA"/>
    <w:rsid w:val="003D3D76"/>
    <w:rsid w:val="003D4CA3"/>
    <w:rsid w:val="003D4E94"/>
    <w:rsid w:val="003D5D51"/>
    <w:rsid w:val="003D64AD"/>
    <w:rsid w:val="003D6797"/>
    <w:rsid w:val="003D68BC"/>
    <w:rsid w:val="003D6FAE"/>
    <w:rsid w:val="003D741D"/>
    <w:rsid w:val="003E00AD"/>
    <w:rsid w:val="003E0A6F"/>
    <w:rsid w:val="003E2350"/>
    <w:rsid w:val="003E2473"/>
    <w:rsid w:val="003E34BB"/>
    <w:rsid w:val="003E5740"/>
    <w:rsid w:val="003E5AA0"/>
    <w:rsid w:val="003E5FC4"/>
    <w:rsid w:val="003E72AD"/>
    <w:rsid w:val="003F0935"/>
    <w:rsid w:val="003F1E95"/>
    <w:rsid w:val="003F3C66"/>
    <w:rsid w:val="003F3FF1"/>
    <w:rsid w:val="003F47E9"/>
    <w:rsid w:val="003F4DEB"/>
    <w:rsid w:val="003F4E9B"/>
    <w:rsid w:val="003F51A4"/>
    <w:rsid w:val="003F6BAF"/>
    <w:rsid w:val="003F70D5"/>
    <w:rsid w:val="003F7447"/>
    <w:rsid w:val="00400287"/>
    <w:rsid w:val="004008DD"/>
    <w:rsid w:val="0040170E"/>
    <w:rsid w:val="00401ADB"/>
    <w:rsid w:val="00401ADC"/>
    <w:rsid w:val="00401B60"/>
    <w:rsid w:val="00402F54"/>
    <w:rsid w:val="00403D55"/>
    <w:rsid w:val="00403E59"/>
    <w:rsid w:val="00403F32"/>
    <w:rsid w:val="00404AB5"/>
    <w:rsid w:val="00404E4C"/>
    <w:rsid w:val="00405430"/>
    <w:rsid w:val="0040559E"/>
    <w:rsid w:val="0040587F"/>
    <w:rsid w:val="00405E8F"/>
    <w:rsid w:val="0040639E"/>
    <w:rsid w:val="004064D7"/>
    <w:rsid w:val="00406B3B"/>
    <w:rsid w:val="00407537"/>
    <w:rsid w:val="00407B4A"/>
    <w:rsid w:val="004105FD"/>
    <w:rsid w:val="004118C6"/>
    <w:rsid w:val="00412147"/>
    <w:rsid w:val="00412217"/>
    <w:rsid w:val="0041249F"/>
    <w:rsid w:val="0041369E"/>
    <w:rsid w:val="00413F17"/>
    <w:rsid w:val="0041433B"/>
    <w:rsid w:val="00414DFD"/>
    <w:rsid w:val="00414F06"/>
    <w:rsid w:val="00416472"/>
    <w:rsid w:val="0042057D"/>
    <w:rsid w:val="004207DD"/>
    <w:rsid w:val="00420EC8"/>
    <w:rsid w:val="00422238"/>
    <w:rsid w:val="004230B2"/>
    <w:rsid w:val="00424C35"/>
    <w:rsid w:val="0042528D"/>
    <w:rsid w:val="00425CB2"/>
    <w:rsid w:val="00425D3E"/>
    <w:rsid w:val="00426321"/>
    <w:rsid w:val="00426DD5"/>
    <w:rsid w:val="004273FC"/>
    <w:rsid w:val="00427D93"/>
    <w:rsid w:val="00427DD6"/>
    <w:rsid w:val="00430E1C"/>
    <w:rsid w:val="00430EA0"/>
    <w:rsid w:val="00431BBE"/>
    <w:rsid w:val="00432ECC"/>
    <w:rsid w:val="00434C82"/>
    <w:rsid w:val="00435727"/>
    <w:rsid w:val="00436135"/>
    <w:rsid w:val="00437A5B"/>
    <w:rsid w:val="0044018D"/>
    <w:rsid w:val="004405CF"/>
    <w:rsid w:val="00441F72"/>
    <w:rsid w:val="00442A5C"/>
    <w:rsid w:val="004439EC"/>
    <w:rsid w:val="00445EB7"/>
    <w:rsid w:val="00445FC5"/>
    <w:rsid w:val="004464EC"/>
    <w:rsid w:val="00446774"/>
    <w:rsid w:val="0045065A"/>
    <w:rsid w:val="00450BFB"/>
    <w:rsid w:val="004514B6"/>
    <w:rsid w:val="00452178"/>
    <w:rsid w:val="00453014"/>
    <w:rsid w:val="004538AD"/>
    <w:rsid w:val="00453E8C"/>
    <w:rsid w:val="004541C8"/>
    <w:rsid w:val="00454854"/>
    <w:rsid w:val="00454C0C"/>
    <w:rsid w:val="00454F30"/>
    <w:rsid w:val="00455F80"/>
    <w:rsid w:val="00456050"/>
    <w:rsid w:val="004563E9"/>
    <w:rsid w:val="004601C8"/>
    <w:rsid w:val="004602BD"/>
    <w:rsid w:val="004606F6"/>
    <w:rsid w:val="00460C87"/>
    <w:rsid w:val="00460E4C"/>
    <w:rsid w:val="00461B0D"/>
    <w:rsid w:val="00462FF7"/>
    <w:rsid w:val="004633B0"/>
    <w:rsid w:val="00465061"/>
    <w:rsid w:val="004655F0"/>
    <w:rsid w:val="00465CBF"/>
    <w:rsid w:val="00466AF2"/>
    <w:rsid w:val="00466C9F"/>
    <w:rsid w:val="0046761B"/>
    <w:rsid w:val="00470651"/>
    <w:rsid w:val="00470743"/>
    <w:rsid w:val="00470E29"/>
    <w:rsid w:val="004713FF"/>
    <w:rsid w:val="004717A4"/>
    <w:rsid w:val="004728FE"/>
    <w:rsid w:val="00472C14"/>
    <w:rsid w:val="00474065"/>
    <w:rsid w:val="0047430F"/>
    <w:rsid w:val="0047456F"/>
    <w:rsid w:val="004746B0"/>
    <w:rsid w:val="0047483C"/>
    <w:rsid w:val="004753C3"/>
    <w:rsid w:val="00475B59"/>
    <w:rsid w:val="004767F0"/>
    <w:rsid w:val="00476BDA"/>
    <w:rsid w:val="00477EE6"/>
    <w:rsid w:val="00480FEA"/>
    <w:rsid w:val="00481417"/>
    <w:rsid w:val="00481EA0"/>
    <w:rsid w:val="00482DB4"/>
    <w:rsid w:val="00485C54"/>
    <w:rsid w:val="00486679"/>
    <w:rsid w:val="0048672C"/>
    <w:rsid w:val="004867BA"/>
    <w:rsid w:val="00486B83"/>
    <w:rsid w:val="00487978"/>
    <w:rsid w:val="0049040D"/>
    <w:rsid w:val="00490E12"/>
    <w:rsid w:val="0049123F"/>
    <w:rsid w:val="00491314"/>
    <w:rsid w:val="00492582"/>
    <w:rsid w:val="00493F3A"/>
    <w:rsid w:val="004940EC"/>
    <w:rsid w:val="004962F2"/>
    <w:rsid w:val="00496A59"/>
    <w:rsid w:val="00496CBC"/>
    <w:rsid w:val="004972A1"/>
    <w:rsid w:val="00497619"/>
    <w:rsid w:val="004977E9"/>
    <w:rsid w:val="0049789E"/>
    <w:rsid w:val="00497CD0"/>
    <w:rsid w:val="00497DEE"/>
    <w:rsid w:val="004A063C"/>
    <w:rsid w:val="004A10E9"/>
    <w:rsid w:val="004A24E9"/>
    <w:rsid w:val="004A3ABC"/>
    <w:rsid w:val="004A3E73"/>
    <w:rsid w:val="004A42F5"/>
    <w:rsid w:val="004A492E"/>
    <w:rsid w:val="004A4A77"/>
    <w:rsid w:val="004A4B2F"/>
    <w:rsid w:val="004A4BF0"/>
    <w:rsid w:val="004A5AF2"/>
    <w:rsid w:val="004A76A9"/>
    <w:rsid w:val="004A792B"/>
    <w:rsid w:val="004B12D2"/>
    <w:rsid w:val="004B1431"/>
    <w:rsid w:val="004B225A"/>
    <w:rsid w:val="004B252D"/>
    <w:rsid w:val="004B342B"/>
    <w:rsid w:val="004B3F27"/>
    <w:rsid w:val="004B4B44"/>
    <w:rsid w:val="004B4B5D"/>
    <w:rsid w:val="004B5778"/>
    <w:rsid w:val="004B5F51"/>
    <w:rsid w:val="004B78E1"/>
    <w:rsid w:val="004B7A49"/>
    <w:rsid w:val="004C0DAB"/>
    <w:rsid w:val="004C0F75"/>
    <w:rsid w:val="004C17F4"/>
    <w:rsid w:val="004C1FB4"/>
    <w:rsid w:val="004C2D81"/>
    <w:rsid w:val="004C3168"/>
    <w:rsid w:val="004C3686"/>
    <w:rsid w:val="004C3921"/>
    <w:rsid w:val="004C47F1"/>
    <w:rsid w:val="004C4DE8"/>
    <w:rsid w:val="004C5291"/>
    <w:rsid w:val="004C52DA"/>
    <w:rsid w:val="004C54C9"/>
    <w:rsid w:val="004C5693"/>
    <w:rsid w:val="004C6418"/>
    <w:rsid w:val="004C649E"/>
    <w:rsid w:val="004C6C27"/>
    <w:rsid w:val="004D1DA9"/>
    <w:rsid w:val="004D28FD"/>
    <w:rsid w:val="004D32AA"/>
    <w:rsid w:val="004D3ACF"/>
    <w:rsid w:val="004D3CA4"/>
    <w:rsid w:val="004D3E07"/>
    <w:rsid w:val="004D499F"/>
    <w:rsid w:val="004D50AB"/>
    <w:rsid w:val="004D5B7F"/>
    <w:rsid w:val="004D6338"/>
    <w:rsid w:val="004D72CB"/>
    <w:rsid w:val="004D733B"/>
    <w:rsid w:val="004D737C"/>
    <w:rsid w:val="004D7A39"/>
    <w:rsid w:val="004E152A"/>
    <w:rsid w:val="004E1615"/>
    <w:rsid w:val="004E2C6C"/>
    <w:rsid w:val="004E2F37"/>
    <w:rsid w:val="004E3932"/>
    <w:rsid w:val="004E40B5"/>
    <w:rsid w:val="004E4BE6"/>
    <w:rsid w:val="004E523E"/>
    <w:rsid w:val="004E70A2"/>
    <w:rsid w:val="004E7138"/>
    <w:rsid w:val="004E714A"/>
    <w:rsid w:val="004E7277"/>
    <w:rsid w:val="004E7CAA"/>
    <w:rsid w:val="004F0D05"/>
    <w:rsid w:val="004F136E"/>
    <w:rsid w:val="004F2813"/>
    <w:rsid w:val="004F290F"/>
    <w:rsid w:val="004F3084"/>
    <w:rsid w:val="004F4BF9"/>
    <w:rsid w:val="004F5D19"/>
    <w:rsid w:val="005004C8"/>
    <w:rsid w:val="0050108C"/>
    <w:rsid w:val="0050154F"/>
    <w:rsid w:val="005015B3"/>
    <w:rsid w:val="005018AB"/>
    <w:rsid w:val="005020C8"/>
    <w:rsid w:val="00502ABD"/>
    <w:rsid w:val="0050301A"/>
    <w:rsid w:val="00503563"/>
    <w:rsid w:val="00503FE4"/>
    <w:rsid w:val="0050405D"/>
    <w:rsid w:val="005043AB"/>
    <w:rsid w:val="00504E89"/>
    <w:rsid w:val="00506342"/>
    <w:rsid w:val="005078C5"/>
    <w:rsid w:val="0051325E"/>
    <w:rsid w:val="00514C08"/>
    <w:rsid w:val="00516D8F"/>
    <w:rsid w:val="005179E0"/>
    <w:rsid w:val="00520099"/>
    <w:rsid w:val="00521434"/>
    <w:rsid w:val="00521B91"/>
    <w:rsid w:val="00521BBD"/>
    <w:rsid w:val="00522A4A"/>
    <w:rsid w:val="00522E31"/>
    <w:rsid w:val="00523DF8"/>
    <w:rsid w:val="005240FC"/>
    <w:rsid w:val="005242FF"/>
    <w:rsid w:val="005245C6"/>
    <w:rsid w:val="00524DF9"/>
    <w:rsid w:val="0052525E"/>
    <w:rsid w:val="00525C28"/>
    <w:rsid w:val="0052677D"/>
    <w:rsid w:val="00527126"/>
    <w:rsid w:val="005272FE"/>
    <w:rsid w:val="00527FE8"/>
    <w:rsid w:val="00532678"/>
    <w:rsid w:val="00532D88"/>
    <w:rsid w:val="00533E3F"/>
    <w:rsid w:val="0053467F"/>
    <w:rsid w:val="005357A0"/>
    <w:rsid w:val="00536739"/>
    <w:rsid w:val="005371BD"/>
    <w:rsid w:val="0053744C"/>
    <w:rsid w:val="00537AA8"/>
    <w:rsid w:val="00537B40"/>
    <w:rsid w:val="00540274"/>
    <w:rsid w:val="00541148"/>
    <w:rsid w:val="005419A7"/>
    <w:rsid w:val="00543513"/>
    <w:rsid w:val="00543D7A"/>
    <w:rsid w:val="005458B4"/>
    <w:rsid w:val="0054659C"/>
    <w:rsid w:val="00546D4C"/>
    <w:rsid w:val="00547368"/>
    <w:rsid w:val="00547910"/>
    <w:rsid w:val="00547BF0"/>
    <w:rsid w:val="00550D7E"/>
    <w:rsid w:val="00550FDE"/>
    <w:rsid w:val="00551546"/>
    <w:rsid w:val="00552C59"/>
    <w:rsid w:val="00554635"/>
    <w:rsid w:val="00554DAB"/>
    <w:rsid w:val="005568AA"/>
    <w:rsid w:val="00556917"/>
    <w:rsid w:val="00556DC0"/>
    <w:rsid w:val="00556EF9"/>
    <w:rsid w:val="00560636"/>
    <w:rsid w:val="005625DA"/>
    <w:rsid w:val="00564E24"/>
    <w:rsid w:val="00565DDA"/>
    <w:rsid w:val="00566CC7"/>
    <w:rsid w:val="005706E4"/>
    <w:rsid w:val="00570DEF"/>
    <w:rsid w:val="00571528"/>
    <w:rsid w:val="005718AE"/>
    <w:rsid w:val="00572C82"/>
    <w:rsid w:val="00572E52"/>
    <w:rsid w:val="00572F7D"/>
    <w:rsid w:val="00573078"/>
    <w:rsid w:val="0057475B"/>
    <w:rsid w:val="00574976"/>
    <w:rsid w:val="00575FE5"/>
    <w:rsid w:val="00576D0D"/>
    <w:rsid w:val="00577875"/>
    <w:rsid w:val="00577CB0"/>
    <w:rsid w:val="00581557"/>
    <w:rsid w:val="005820CE"/>
    <w:rsid w:val="0058279A"/>
    <w:rsid w:val="005835A7"/>
    <w:rsid w:val="00584893"/>
    <w:rsid w:val="00584D76"/>
    <w:rsid w:val="00585119"/>
    <w:rsid w:val="00585788"/>
    <w:rsid w:val="00585801"/>
    <w:rsid w:val="005864E3"/>
    <w:rsid w:val="00586757"/>
    <w:rsid w:val="005867E3"/>
    <w:rsid w:val="005869E2"/>
    <w:rsid w:val="00587A99"/>
    <w:rsid w:val="005911D3"/>
    <w:rsid w:val="00591507"/>
    <w:rsid w:val="00592148"/>
    <w:rsid w:val="00592B97"/>
    <w:rsid w:val="00592E7A"/>
    <w:rsid w:val="00593099"/>
    <w:rsid w:val="00593B5D"/>
    <w:rsid w:val="00593B87"/>
    <w:rsid w:val="00593DD2"/>
    <w:rsid w:val="00594817"/>
    <w:rsid w:val="005949D9"/>
    <w:rsid w:val="005951B8"/>
    <w:rsid w:val="00596111"/>
    <w:rsid w:val="0059648D"/>
    <w:rsid w:val="0059697C"/>
    <w:rsid w:val="00596EEE"/>
    <w:rsid w:val="0059740C"/>
    <w:rsid w:val="00597F17"/>
    <w:rsid w:val="005A068F"/>
    <w:rsid w:val="005A1283"/>
    <w:rsid w:val="005A249A"/>
    <w:rsid w:val="005A24DF"/>
    <w:rsid w:val="005A3CD5"/>
    <w:rsid w:val="005A4211"/>
    <w:rsid w:val="005A5B29"/>
    <w:rsid w:val="005A5D85"/>
    <w:rsid w:val="005A6333"/>
    <w:rsid w:val="005A74E2"/>
    <w:rsid w:val="005B07FE"/>
    <w:rsid w:val="005B09AE"/>
    <w:rsid w:val="005B0A9D"/>
    <w:rsid w:val="005B25B8"/>
    <w:rsid w:val="005B32BE"/>
    <w:rsid w:val="005B349E"/>
    <w:rsid w:val="005B377E"/>
    <w:rsid w:val="005B3A0B"/>
    <w:rsid w:val="005B416B"/>
    <w:rsid w:val="005B52FD"/>
    <w:rsid w:val="005B5DDD"/>
    <w:rsid w:val="005B773F"/>
    <w:rsid w:val="005B77C0"/>
    <w:rsid w:val="005B7A22"/>
    <w:rsid w:val="005B7A6D"/>
    <w:rsid w:val="005C022A"/>
    <w:rsid w:val="005C181D"/>
    <w:rsid w:val="005C1C99"/>
    <w:rsid w:val="005C1F96"/>
    <w:rsid w:val="005C2ED9"/>
    <w:rsid w:val="005C448F"/>
    <w:rsid w:val="005C4596"/>
    <w:rsid w:val="005C4B8A"/>
    <w:rsid w:val="005C53A5"/>
    <w:rsid w:val="005C6545"/>
    <w:rsid w:val="005C6BA1"/>
    <w:rsid w:val="005C7518"/>
    <w:rsid w:val="005C7A56"/>
    <w:rsid w:val="005C7CC0"/>
    <w:rsid w:val="005D1A44"/>
    <w:rsid w:val="005D24A2"/>
    <w:rsid w:val="005D256D"/>
    <w:rsid w:val="005D35FE"/>
    <w:rsid w:val="005D3DAA"/>
    <w:rsid w:val="005D7458"/>
    <w:rsid w:val="005E03B1"/>
    <w:rsid w:val="005E11EF"/>
    <w:rsid w:val="005E1A1B"/>
    <w:rsid w:val="005E2891"/>
    <w:rsid w:val="005E3547"/>
    <w:rsid w:val="005E3E2F"/>
    <w:rsid w:val="005E3FCE"/>
    <w:rsid w:val="005E5694"/>
    <w:rsid w:val="005E56AF"/>
    <w:rsid w:val="005E6117"/>
    <w:rsid w:val="005E62A4"/>
    <w:rsid w:val="005E699D"/>
    <w:rsid w:val="005E6AA5"/>
    <w:rsid w:val="005E7197"/>
    <w:rsid w:val="005E778A"/>
    <w:rsid w:val="005F025C"/>
    <w:rsid w:val="005F0962"/>
    <w:rsid w:val="005F1F63"/>
    <w:rsid w:val="005F2B96"/>
    <w:rsid w:val="005F305E"/>
    <w:rsid w:val="005F3656"/>
    <w:rsid w:val="005F41CB"/>
    <w:rsid w:val="005F4A0A"/>
    <w:rsid w:val="005F670B"/>
    <w:rsid w:val="005F6F47"/>
    <w:rsid w:val="005F77A2"/>
    <w:rsid w:val="005F7976"/>
    <w:rsid w:val="005F7B25"/>
    <w:rsid w:val="00600279"/>
    <w:rsid w:val="0060077A"/>
    <w:rsid w:val="006012AF"/>
    <w:rsid w:val="00601919"/>
    <w:rsid w:val="00603B71"/>
    <w:rsid w:val="00603FF6"/>
    <w:rsid w:val="00604CE6"/>
    <w:rsid w:val="006054BB"/>
    <w:rsid w:val="00606955"/>
    <w:rsid w:val="00606BE8"/>
    <w:rsid w:val="00606FE0"/>
    <w:rsid w:val="006074BB"/>
    <w:rsid w:val="00613D4F"/>
    <w:rsid w:val="0061489B"/>
    <w:rsid w:val="0061491F"/>
    <w:rsid w:val="00614C16"/>
    <w:rsid w:val="00614EBD"/>
    <w:rsid w:val="00614F3C"/>
    <w:rsid w:val="006154C6"/>
    <w:rsid w:val="00615641"/>
    <w:rsid w:val="006162E2"/>
    <w:rsid w:val="00616A04"/>
    <w:rsid w:val="00617512"/>
    <w:rsid w:val="00620AF7"/>
    <w:rsid w:val="006218ED"/>
    <w:rsid w:val="00622E26"/>
    <w:rsid w:val="00622E35"/>
    <w:rsid w:val="0062432E"/>
    <w:rsid w:val="00624D21"/>
    <w:rsid w:val="00626AF8"/>
    <w:rsid w:val="00626FC7"/>
    <w:rsid w:val="00627710"/>
    <w:rsid w:val="0062797D"/>
    <w:rsid w:val="006279A9"/>
    <w:rsid w:val="00630419"/>
    <w:rsid w:val="006313CB"/>
    <w:rsid w:val="0063150C"/>
    <w:rsid w:val="00631796"/>
    <w:rsid w:val="00631BEE"/>
    <w:rsid w:val="00633117"/>
    <w:rsid w:val="00633170"/>
    <w:rsid w:val="00633ADC"/>
    <w:rsid w:val="00633D5F"/>
    <w:rsid w:val="0063420C"/>
    <w:rsid w:val="006354E4"/>
    <w:rsid w:val="0063599D"/>
    <w:rsid w:val="0063642C"/>
    <w:rsid w:val="00636643"/>
    <w:rsid w:val="006367B6"/>
    <w:rsid w:val="006369A3"/>
    <w:rsid w:val="00640823"/>
    <w:rsid w:val="00640E36"/>
    <w:rsid w:val="0064133D"/>
    <w:rsid w:val="006419BE"/>
    <w:rsid w:val="00642744"/>
    <w:rsid w:val="00643AF3"/>
    <w:rsid w:val="00644ECC"/>
    <w:rsid w:val="00647CDA"/>
    <w:rsid w:val="00650908"/>
    <w:rsid w:val="00651AAD"/>
    <w:rsid w:val="00651DE6"/>
    <w:rsid w:val="00651FB1"/>
    <w:rsid w:val="00652A7A"/>
    <w:rsid w:val="006538CE"/>
    <w:rsid w:val="00653C8F"/>
    <w:rsid w:val="00653EE6"/>
    <w:rsid w:val="00654B52"/>
    <w:rsid w:val="00654D88"/>
    <w:rsid w:val="00656AB3"/>
    <w:rsid w:val="00657182"/>
    <w:rsid w:val="00657497"/>
    <w:rsid w:val="006577E2"/>
    <w:rsid w:val="006618B9"/>
    <w:rsid w:val="006628E2"/>
    <w:rsid w:val="00662FEE"/>
    <w:rsid w:val="006656B6"/>
    <w:rsid w:val="00666C84"/>
    <w:rsid w:val="00666DAF"/>
    <w:rsid w:val="006679DA"/>
    <w:rsid w:val="00670152"/>
    <w:rsid w:val="00670395"/>
    <w:rsid w:val="0067149B"/>
    <w:rsid w:val="006721B6"/>
    <w:rsid w:val="006723AD"/>
    <w:rsid w:val="00672CA7"/>
    <w:rsid w:val="00673B0A"/>
    <w:rsid w:val="00674260"/>
    <w:rsid w:val="00680623"/>
    <w:rsid w:val="00680A74"/>
    <w:rsid w:val="00680F16"/>
    <w:rsid w:val="00681368"/>
    <w:rsid w:val="0068139D"/>
    <w:rsid w:val="006813DC"/>
    <w:rsid w:val="00684567"/>
    <w:rsid w:val="00684904"/>
    <w:rsid w:val="00685372"/>
    <w:rsid w:val="00685755"/>
    <w:rsid w:val="00687091"/>
    <w:rsid w:val="006875FE"/>
    <w:rsid w:val="00687667"/>
    <w:rsid w:val="0068782E"/>
    <w:rsid w:val="00690790"/>
    <w:rsid w:val="0069086B"/>
    <w:rsid w:val="00690F41"/>
    <w:rsid w:val="00691096"/>
    <w:rsid w:val="006917B7"/>
    <w:rsid w:val="00692272"/>
    <w:rsid w:val="00693ACD"/>
    <w:rsid w:val="00695A81"/>
    <w:rsid w:val="006960DD"/>
    <w:rsid w:val="006973BE"/>
    <w:rsid w:val="0069779D"/>
    <w:rsid w:val="006A0F15"/>
    <w:rsid w:val="006A1DDF"/>
    <w:rsid w:val="006A1F4A"/>
    <w:rsid w:val="006A1FC0"/>
    <w:rsid w:val="006A22FF"/>
    <w:rsid w:val="006A2BDC"/>
    <w:rsid w:val="006A3DD7"/>
    <w:rsid w:val="006A47D7"/>
    <w:rsid w:val="006A53AC"/>
    <w:rsid w:val="006A67F7"/>
    <w:rsid w:val="006B041B"/>
    <w:rsid w:val="006B0537"/>
    <w:rsid w:val="006B0655"/>
    <w:rsid w:val="006B0CCA"/>
    <w:rsid w:val="006B14F8"/>
    <w:rsid w:val="006B375B"/>
    <w:rsid w:val="006B6506"/>
    <w:rsid w:val="006B69B9"/>
    <w:rsid w:val="006B7099"/>
    <w:rsid w:val="006C2716"/>
    <w:rsid w:val="006C2A42"/>
    <w:rsid w:val="006C349E"/>
    <w:rsid w:val="006C3F38"/>
    <w:rsid w:val="006C49F0"/>
    <w:rsid w:val="006C5669"/>
    <w:rsid w:val="006C5CF4"/>
    <w:rsid w:val="006C5D61"/>
    <w:rsid w:val="006C622A"/>
    <w:rsid w:val="006C65B4"/>
    <w:rsid w:val="006C67C3"/>
    <w:rsid w:val="006D22E3"/>
    <w:rsid w:val="006D4AA9"/>
    <w:rsid w:val="006D5192"/>
    <w:rsid w:val="006D5F08"/>
    <w:rsid w:val="006D7873"/>
    <w:rsid w:val="006E0568"/>
    <w:rsid w:val="006E308B"/>
    <w:rsid w:val="006E35D3"/>
    <w:rsid w:val="006E4B4B"/>
    <w:rsid w:val="006E51BF"/>
    <w:rsid w:val="006E520C"/>
    <w:rsid w:val="006E52F0"/>
    <w:rsid w:val="006E5C55"/>
    <w:rsid w:val="006E5F8F"/>
    <w:rsid w:val="006E6D43"/>
    <w:rsid w:val="006E70B1"/>
    <w:rsid w:val="006E74A1"/>
    <w:rsid w:val="006E7C74"/>
    <w:rsid w:val="006F0002"/>
    <w:rsid w:val="006F07B3"/>
    <w:rsid w:val="006F28A5"/>
    <w:rsid w:val="006F2DE9"/>
    <w:rsid w:val="006F2E7A"/>
    <w:rsid w:val="006F34D1"/>
    <w:rsid w:val="006F3578"/>
    <w:rsid w:val="006F3DA3"/>
    <w:rsid w:val="006F44C7"/>
    <w:rsid w:val="006F4ADB"/>
    <w:rsid w:val="006F5D98"/>
    <w:rsid w:val="006F6C01"/>
    <w:rsid w:val="006F6C2D"/>
    <w:rsid w:val="006F6DA1"/>
    <w:rsid w:val="006F754D"/>
    <w:rsid w:val="00700CB5"/>
    <w:rsid w:val="00700DD7"/>
    <w:rsid w:val="00700F79"/>
    <w:rsid w:val="00701450"/>
    <w:rsid w:val="0070276A"/>
    <w:rsid w:val="00703615"/>
    <w:rsid w:val="007041FD"/>
    <w:rsid w:val="007047B7"/>
    <w:rsid w:val="007047FC"/>
    <w:rsid w:val="00706424"/>
    <w:rsid w:val="007066A1"/>
    <w:rsid w:val="00707C49"/>
    <w:rsid w:val="00710267"/>
    <w:rsid w:val="007120DF"/>
    <w:rsid w:val="007132D9"/>
    <w:rsid w:val="007143E3"/>
    <w:rsid w:val="007146AA"/>
    <w:rsid w:val="007152B0"/>
    <w:rsid w:val="0071570B"/>
    <w:rsid w:val="007171BD"/>
    <w:rsid w:val="007202EF"/>
    <w:rsid w:val="00720530"/>
    <w:rsid w:val="00720B9B"/>
    <w:rsid w:val="00720E36"/>
    <w:rsid w:val="00720ECE"/>
    <w:rsid w:val="00721FCE"/>
    <w:rsid w:val="00722685"/>
    <w:rsid w:val="00722AB8"/>
    <w:rsid w:val="00723EC0"/>
    <w:rsid w:val="0072604F"/>
    <w:rsid w:val="00726076"/>
    <w:rsid w:val="007264B5"/>
    <w:rsid w:val="007279F7"/>
    <w:rsid w:val="007302F5"/>
    <w:rsid w:val="00730726"/>
    <w:rsid w:val="007309A2"/>
    <w:rsid w:val="00730A68"/>
    <w:rsid w:val="00730F72"/>
    <w:rsid w:val="00730F7D"/>
    <w:rsid w:val="00731B63"/>
    <w:rsid w:val="007321C0"/>
    <w:rsid w:val="00732390"/>
    <w:rsid w:val="00732CF2"/>
    <w:rsid w:val="0073338C"/>
    <w:rsid w:val="0073367B"/>
    <w:rsid w:val="007350EC"/>
    <w:rsid w:val="007359EC"/>
    <w:rsid w:val="007362E7"/>
    <w:rsid w:val="0073635E"/>
    <w:rsid w:val="0073705A"/>
    <w:rsid w:val="007411A6"/>
    <w:rsid w:val="00741D36"/>
    <w:rsid w:val="0074209F"/>
    <w:rsid w:val="007432DE"/>
    <w:rsid w:val="0074386E"/>
    <w:rsid w:val="00744786"/>
    <w:rsid w:val="00745475"/>
    <w:rsid w:val="00746539"/>
    <w:rsid w:val="00746A8E"/>
    <w:rsid w:val="00747130"/>
    <w:rsid w:val="00750036"/>
    <w:rsid w:val="00751224"/>
    <w:rsid w:val="007522F4"/>
    <w:rsid w:val="007524D2"/>
    <w:rsid w:val="007538BE"/>
    <w:rsid w:val="00754667"/>
    <w:rsid w:val="007551E7"/>
    <w:rsid w:val="00755442"/>
    <w:rsid w:val="0075731F"/>
    <w:rsid w:val="00757D97"/>
    <w:rsid w:val="00760126"/>
    <w:rsid w:val="00762030"/>
    <w:rsid w:val="00762260"/>
    <w:rsid w:val="00762846"/>
    <w:rsid w:val="00763461"/>
    <w:rsid w:val="00763483"/>
    <w:rsid w:val="00763785"/>
    <w:rsid w:val="00764675"/>
    <w:rsid w:val="0076596D"/>
    <w:rsid w:val="00765BF0"/>
    <w:rsid w:val="0076632B"/>
    <w:rsid w:val="00767255"/>
    <w:rsid w:val="007674F1"/>
    <w:rsid w:val="007708AE"/>
    <w:rsid w:val="00770BF5"/>
    <w:rsid w:val="00770EC9"/>
    <w:rsid w:val="00771A9F"/>
    <w:rsid w:val="00772D4A"/>
    <w:rsid w:val="0077398C"/>
    <w:rsid w:val="0077518C"/>
    <w:rsid w:val="0077696F"/>
    <w:rsid w:val="00776EE5"/>
    <w:rsid w:val="00777BDD"/>
    <w:rsid w:val="00780AD0"/>
    <w:rsid w:val="0078125B"/>
    <w:rsid w:val="007817CC"/>
    <w:rsid w:val="00781D95"/>
    <w:rsid w:val="00781EA9"/>
    <w:rsid w:val="00781FE1"/>
    <w:rsid w:val="00781FED"/>
    <w:rsid w:val="00782977"/>
    <w:rsid w:val="00782A10"/>
    <w:rsid w:val="00782C5F"/>
    <w:rsid w:val="00783975"/>
    <w:rsid w:val="00783DBB"/>
    <w:rsid w:val="00785DC4"/>
    <w:rsid w:val="0078642D"/>
    <w:rsid w:val="00786D0A"/>
    <w:rsid w:val="00787BCE"/>
    <w:rsid w:val="007907A8"/>
    <w:rsid w:val="007914CD"/>
    <w:rsid w:val="007916AD"/>
    <w:rsid w:val="00791752"/>
    <w:rsid w:val="0079228B"/>
    <w:rsid w:val="0079263B"/>
    <w:rsid w:val="007930B2"/>
    <w:rsid w:val="00793142"/>
    <w:rsid w:val="00793CA7"/>
    <w:rsid w:val="007942DD"/>
    <w:rsid w:val="00794315"/>
    <w:rsid w:val="00794A10"/>
    <w:rsid w:val="007955BA"/>
    <w:rsid w:val="0079578F"/>
    <w:rsid w:val="0079713C"/>
    <w:rsid w:val="007A0B40"/>
    <w:rsid w:val="007A0EFC"/>
    <w:rsid w:val="007A17B4"/>
    <w:rsid w:val="007A25B6"/>
    <w:rsid w:val="007A28BE"/>
    <w:rsid w:val="007A325D"/>
    <w:rsid w:val="007A4876"/>
    <w:rsid w:val="007A73BA"/>
    <w:rsid w:val="007A744B"/>
    <w:rsid w:val="007A7A69"/>
    <w:rsid w:val="007B001E"/>
    <w:rsid w:val="007B0208"/>
    <w:rsid w:val="007B0DB6"/>
    <w:rsid w:val="007B1094"/>
    <w:rsid w:val="007B1554"/>
    <w:rsid w:val="007B1A46"/>
    <w:rsid w:val="007B25DC"/>
    <w:rsid w:val="007B3620"/>
    <w:rsid w:val="007B4A22"/>
    <w:rsid w:val="007B75D0"/>
    <w:rsid w:val="007C01C4"/>
    <w:rsid w:val="007C0B40"/>
    <w:rsid w:val="007C12DC"/>
    <w:rsid w:val="007C17DA"/>
    <w:rsid w:val="007C1CC1"/>
    <w:rsid w:val="007C299D"/>
    <w:rsid w:val="007C452C"/>
    <w:rsid w:val="007C4F9B"/>
    <w:rsid w:val="007C59C0"/>
    <w:rsid w:val="007C6DCB"/>
    <w:rsid w:val="007C7017"/>
    <w:rsid w:val="007C7876"/>
    <w:rsid w:val="007D0310"/>
    <w:rsid w:val="007D1664"/>
    <w:rsid w:val="007D1A42"/>
    <w:rsid w:val="007D3DF6"/>
    <w:rsid w:val="007D461E"/>
    <w:rsid w:val="007D4787"/>
    <w:rsid w:val="007D4B15"/>
    <w:rsid w:val="007D4F72"/>
    <w:rsid w:val="007E14A5"/>
    <w:rsid w:val="007E274C"/>
    <w:rsid w:val="007E2951"/>
    <w:rsid w:val="007E2B12"/>
    <w:rsid w:val="007E2CB3"/>
    <w:rsid w:val="007E3490"/>
    <w:rsid w:val="007E35A7"/>
    <w:rsid w:val="007E3961"/>
    <w:rsid w:val="007E3AEF"/>
    <w:rsid w:val="007E4FA7"/>
    <w:rsid w:val="007E5E6D"/>
    <w:rsid w:val="007E6F4A"/>
    <w:rsid w:val="007E75C1"/>
    <w:rsid w:val="007E79E5"/>
    <w:rsid w:val="007E7E4A"/>
    <w:rsid w:val="007F0B55"/>
    <w:rsid w:val="007F2B70"/>
    <w:rsid w:val="007F40DB"/>
    <w:rsid w:val="007F4400"/>
    <w:rsid w:val="007F4D04"/>
    <w:rsid w:val="007F50C8"/>
    <w:rsid w:val="007F5341"/>
    <w:rsid w:val="007F5B3D"/>
    <w:rsid w:val="007F69FE"/>
    <w:rsid w:val="007F7CC1"/>
    <w:rsid w:val="00802F2F"/>
    <w:rsid w:val="00803C9F"/>
    <w:rsid w:val="00804876"/>
    <w:rsid w:val="008050A4"/>
    <w:rsid w:val="00805988"/>
    <w:rsid w:val="00805FCA"/>
    <w:rsid w:val="00807152"/>
    <w:rsid w:val="008072FE"/>
    <w:rsid w:val="0080752A"/>
    <w:rsid w:val="008107DF"/>
    <w:rsid w:val="0081230C"/>
    <w:rsid w:val="008123C5"/>
    <w:rsid w:val="00812FC8"/>
    <w:rsid w:val="00813EB3"/>
    <w:rsid w:val="0081511E"/>
    <w:rsid w:val="008157A4"/>
    <w:rsid w:val="008166FA"/>
    <w:rsid w:val="00816FB5"/>
    <w:rsid w:val="008200B7"/>
    <w:rsid w:val="008201A5"/>
    <w:rsid w:val="00820E51"/>
    <w:rsid w:val="0082137D"/>
    <w:rsid w:val="00821433"/>
    <w:rsid w:val="00822D30"/>
    <w:rsid w:val="0082322B"/>
    <w:rsid w:val="00823311"/>
    <w:rsid w:val="008236AD"/>
    <w:rsid w:val="0082383E"/>
    <w:rsid w:val="00823D6D"/>
    <w:rsid w:val="00824221"/>
    <w:rsid w:val="00825423"/>
    <w:rsid w:val="00826257"/>
    <w:rsid w:val="008275B5"/>
    <w:rsid w:val="0083002B"/>
    <w:rsid w:val="00830087"/>
    <w:rsid w:val="008300C8"/>
    <w:rsid w:val="00831A41"/>
    <w:rsid w:val="00832B00"/>
    <w:rsid w:val="00832C54"/>
    <w:rsid w:val="00833401"/>
    <w:rsid w:val="00833B20"/>
    <w:rsid w:val="00834A48"/>
    <w:rsid w:val="00835101"/>
    <w:rsid w:val="008354AA"/>
    <w:rsid w:val="008357C1"/>
    <w:rsid w:val="008358F1"/>
    <w:rsid w:val="008359C8"/>
    <w:rsid w:val="00836182"/>
    <w:rsid w:val="008370C1"/>
    <w:rsid w:val="0083754A"/>
    <w:rsid w:val="0083768A"/>
    <w:rsid w:val="0083786A"/>
    <w:rsid w:val="008444FB"/>
    <w:rsid w:val="00844D5C"/>
    <w:rsid w:val="00844E1B"/>
    <w:rsid w:val="00845253"/>
    <w:rsid w:val="0084542F"/>
    <w:rsid w:val="00845927"/>
    <w:rsid w:val="00845E3F"/>
    <w:rsid w:val="00845F16"/>
    <w:rsid w:val="008463D2"/>
    <w:rsid w:val="0084653B"/>
    <w:rsid w:val="008470E0"/>
    <w:rsid w:val="00850275"/>
    <w:rsid w:val="00850C0D"/>
    <w:rsid w:val="00851992"/>
    <w:rsid w:val="008519E2"/>
    <w:rsid w:val="0085207B"/>
    <w:rsid w:val="0085219E"/>
    <w:rsid w:val="00853615"/>
    <w:rsid w:val="0085391D"/>
    <w:rsid w:val="00855285"/>
    <w:rsid w:val="008569BB"/>
    <w:rsid w:val="00857A71"/>
    <w:rsid w:val="00857E3C"/>
    <w:rsid w:val="00860038"/>
    <w:rsid w:val="00860140"/>
    <w:rsid w:val="00860A8C"/>
    <w:rsid w:val="00861110"/>
    <w:rsid w:val="00861192"/>
    <w:rsid w:val="00862AA9"/>
    <w:rsid w:val="0086324E"/>
    <w:rsid w:val="00864A7B"/>
    <w:rsid w:val="00865300"/>
    <w:rsid w:val="00865659"/>
    <w:rsid w:val="008674A8"/>
    <w:rsid w:val="00867DB0"/>
    <w:rsid w:val="0087003F"/>
    <w:rsid w:val="008701E3"/>
    <w:rsid w:val="0087020E"/>
    <w:rsid w:val="00870B99"/>
    <w:rsid w:val="00872CB8"/>
    <w:rsid w:val="0087387A"/>
    <w:rsid w:val="008747A3"/>
    <w:rsid w:val="00874959"/>
    <w:rsid w:val="0087707A"/>
    <w:rsid w:val="008771EB"/>
    <w:rsid w:val="008778AC"/>
    <w:rsid w:val="00877CE7"/>
    <w:rsid w:val="00881DA7"/>
    <w:rsid w:val="00882B83"/>
    <w:rsid w:val="00882E49"/>
    <w:rsid w:val="0088385E"/>
    <w:rsid w:val="0088439A"/>
    <w:rsid w:val="00885124"/>
    <w:rsid w:val="00885187"/>
    <w:rsid w:val="00885BCF"/>
    <w:rsid w:val="00886049"/>
    <w:rsid w:val="008903C3"/>
    <w:rsid w:val="00890E96"/>
    <w:rsid w:val="008921AF"/>
    <w:rsid w:val="008923CC"/>
    <w:rsid w:val="00893B4B"/>
    <w:rsid w:val="00893D4D"/>
    <w:rsid w:val="00893DB4"/>
    <w:rsid w:val="00894C30"/>
    <w:rsid w:val="00894CAF"/>
    <w:rsid w:val="00894CEB"/>
    <w:rsid w:val="00895FDA"/>
    <w:rsid w:val="008962D7"/>
    <w:rsid w:val="00897013"/>
    <w:rsid w:val="008970BC"/>
    <w:rsid w:val="00897EBD"/>
    <w:rsid w:val="008A0670"/>
    <w:rsid w:val="008A1AEE"/>
    <w:rsid w:val="008A1F95"/>
    <w:rsid w:val="008A4274"/>
    <w:rsid w:val="008A4280"/>
    <w:rsid w:val="008A43EC"/>
    <w:rsid w:val="008A4D47"/>
    <w:rsid w:val="008A5129"/>
    <w:rsid w:val="008A58AB"/>
    <w:rsid w:val="008A5F03"/>
    <w:rsid w:val="008A6FB7"/>
    <w:rsid w:val="008A7173"/>
    <w:rsid w:val="008A71BC"/>
    <w:rsid w:val="008A7E7E"/>
    <w:rsid w:val="008B0182"/>
    <w:rsid w:val="008B2547"/>
    <w:rsid w:val="008B2E0F"/>
    <w:rsid w:val="008B39C1"/>
    <w:rsid w:val="008B39E2"/>
    <w:rsid w:val="008B3E28"/>
    <w:rsid w:val="008B3E82"/>
    <w:rsid w:val="008B51DF"/>
    <w:rsid w:val="008B5C9B"/>
    <w:rsid w:val="008B719C"/>
    <w:rsid w:val="008B7C63"/>
    <w:rsid w:val="008C2180"/>
    <w:rsid w:val="008C231D"/>
    <w:rsid w:val="008C2CB0"/>
    <w:rsid w:val="008C312E"/>
    <w:rsid w:val="008C33C0"/>
    <w:rsid w:val="008C4AC7"/>
    <w:rsid w:val="008C6870"/>
    <w:rsid w:val="008D0D71"/>
    <w:rsid w:val="008D0D9F"/>
    <w:rsid w:val="008D13D7"/>
    <w:rsid w:val="008D1B13"/>
    <w:rsid w:val="008D1B42"/>
    <w:rsid w:val="008D1E1B"/>
    <w:rsid w:val="008D2595"/>
    <w:rsid w:val="008D3148"/>
    <w:rsid w:val="008D349F"/>
    <w:rsid w:val="008D3E39"/>
    <w:rsid w:val="008D566E"/>
    <w:rsid w:val="008D5FD2"/>
    <w:rsid w:val="008D6476"/>
    <w:rsid w:val="008D70D5"/>
    <w:rsid w:val="008E0122"/>
    <w:rsid w:val="008E05F9"/>
    <w:rsid w:val="008E09F9"/>
    <w:rsid w:val="008E3688"/>
    <w:rsid w:val="008E4A59"/>
    <w:rsid w:val="008E5765"/>
    <w:rsid w:val="008E5A95"/>
    <w:rsid w:val="008E5B17"/>
    <w:rsid w:val="008E63C9"/>
    <w:rsid w:val="008E6923"/>
    <w:rsid w:val="008E69A5"/>
    <w:rsid w:val="008F0083"/>
    <w:rsid w:val="008F0FE2"/>
    <w:rsid w:val="008F488A"/>
    <w:rsid w:val="008F4993"/>
    <w:rsid w:val="008F59F7"/>
    <w:rsid w:val="008F67EB"/>
    <w:rsid w:val="008F7800"/>
    <w:rsid w:val="008F7C25"/>
    <w:rsid w:val="009012A2"/>
    <w:rsid w:val="009013C1"/>
    <w:rsid w:val="00902C5A"/>
    <w:rsid w:val="00903051"/>
    <w:rsid w:val="009037C8"/>
    <w:rsid w:val="00903A1D"/>
    <w:rsid w:val="009047CA"/>
    <w:rsid w:val="009047DE"/>
    <w:rsid w:val="00904EDA"/>
    <w:rsid w:val="0090535A"/>
    <w:rsid w:val="00905D92"/>
    <w:rsid w:val="009104FE"/>
    <w:rsid w:val="00911C7B"/>
    <w:rsid w:val="009126F4"/>
    <w:rsid w:val="00913386"/>
    <w:rsid w:val="009137FA"/>
    <w:rsid w:val="00914BE9"/>
    <w:rsid w:val="0091535B"/>
    <w:rsid w:val="00915583"/>
    <w:rsid w:val="009158FA"/>
    <w:rsid w:val="00915A5C"/>
    <w:rsid w:val="00916354"/>
    <w:rsid w:val="009163D2"/>
    <w:rsid w:val="00916993"/>
    <w:rsid w:val="00917015"/>
    <w:rsid w:val="009170A0"/>
    <w:rsid w:val="00920C15"/>
    <w:rsid w:val="00921BB2"/>
    <w:rsid w:val="00922F73"/>
    <w:rsid w:val="00922FAC"/>
    <w:rsid w:val="009230CF"/>
    <w:rsid w:val="00923531"/>
    <w:rsid w:val="00924F7F"/>
    <w:rsid w:val="00926E18"/>
    <w:rsid w:val="00927884"/>
    <w:rsid w:val="009279DD"/>
    <w:rsid w:val="00927B21"/>
    <w:rsid w:val="00932F00"/>
    <w:rsid w:val="00933130"/>
    <w:rsid w:val="0093366E"/>
    <w:rsid w:val="009341C1"/>
    <w:rsid w:val="0093641D"/>
    <w:rsid w:val="00937AD7"/>
    <w:rsid w:val="00940297"/>
    <w:rsid w:val="00941861"/>
    <w:rsid w:val="0094211F"/>
    <w:rsid w:val="009421AA"/>
    <w:rsid w:val="00942858"/>
    <w:rsid w:val="009434C4"/>
    <w:rsid w:val="009434D3"/>
    <w:rsid w:val="0094393B"/>
    <w:rsid w:val="00943AD5"/>
    <w:rsid w:val="0094457C"/>
    <w:rsid w:val="009446D9"/>
    <w:rsid w:val="0094668A"/>
    <w:rsid w:val="009468D2"/>
    <w:rsid w:val="00946D63"/>
    <w:rsid w:val="00946D73"/>
    <w:rsid w:val="00947151"/>
    <w:rsid w:val="009474B7"/>
    <w:rsid w:val="0095027D"/>
    <w:rsid w:val="0095073E"/>
    <w:rsid w:val="009510AB"/>
    <w:rsid w:val="009511F7"/>
    <w:rsid w:val="009541C9"/>
    <w:rsid w:val="0095465C"/>
    <w:rsid w:val="00954E13"/>
    <w:rsid w:val="00955B24"/>
    <w:rsid w:val="00955B79"/>
    <w:rsid w:val="00956EBA"/>
    <w:rsid w:val="00960505"/>
    <w:rsid w:val="00960B5C"/>
    <w:rsid w:val="00960E42"/>
    <w:rsid w:val="0096163F"/>
    <w:rsid w:val="00961A9E"/>
    <w:rsid w:val="00961D2B"/>
    <w:rsid w:val="00962794"/>
    <w:rsid w:val="0096291A"/>
    <w:rsid w:val="0096316C"/>
    <w:rsid w:val="009633C1"/>
    <w:rsid w:val="009645E8"/>
    <w:rsid w:val="009651B3"/>
    <w:rsid w:val="00965E39"/>
    <w:rsid w:val="00967571"/>
    <w:rsid w:val="00970005"/>
    <w:rsid w:val="00971775"/>
    <w:rsid w:val="00971C44"/>
    <w:rsid w:val="00972385"/>
    <w:rsid w:val="009735F5"/>
    <w:rsid w:val="00973B73"/>
    <w:rsid w:val="00974590"/>
    <w:rsid w:val="009752C2"/>
    <w:rsid w:val="009755E5"/>
    <w:rsid w:val="00975AF1"/>
    <w:rsid w:val="009764C0"/>
    <w:rsid w:val="00976608"/>
    <w:rsid w:val="00976EA9"/>
    <w:rsid w:val="00981C17"/>
    <w:rsid w:val="00983767"/>
    <w:rsid w:val="0098421E"/>
    <w:rsid w:val="00984AD7"/>
    <w:rsid w:val="00985C6B"/>
    <w:rsid w:val="00986699"/>
    <w:rsid w:val="00986F80"/>
    <w:rsid w:val="009876EB"/>
    <w:rsid w:val="00987930"/>
    <w:rsid w:val="00987E67"/>
    <w:rsid w:val="00990138"/>
    <w:rsid w:val="009927D2"/>
    <w:rsid w:val="00993FDC"/>
    <w:rsid w:val="00994606"/>
    <w:rsid w:val="009951AA"/>
    <w:rsid w:val="0099579D"/>
    <w:rsid w:val="00995F66"/>
    <w:rsid w:val="0099738C"/>
    <w:rsid w:val="00997463"/>
    <w:rsid w:val="00997576"/>
    <w:rsid w:val="009975DC"/>
    <w:rsid w:val="00997B32"/>
    <w:rsid w:val="00997C43"/>
    <w:rsid w:val="009A211B"/>
    <w:rsid w:val="009A2EA4"/>
    <w:rsid w:val="009A352B"/>
    <w:rsid w:val="009A36B1"/>
    <w:rsid w:val="009A3CEB"/>
    <w:rsid w:val="009A40C8"/>
    <w:rsid w:val="009A4404"/>
    <w:rsid w:val="009A4408"/>
    <w:rsid w:val="009A4528"/>
    <w:rsid w:val="009A50E4"/>
    <w:rsid w:val="009A5368"/>
    <w:rsid w:val="009A5688"/>
    <w:rsid w:val="009A5B62"/>
    <w:rsid w:val="009A5E7B"/>
    <w:rsid w:val="009A6554"/>
    <w:rsid w:val="009A68CD"/>
    <w:rsid w:val="009B1458"/>
    <w:rsid w:val="009B199E"/>
    <w:rsid w:val="009B2551"/>
    <w:rsid w:val="009B29B5"/>
    <w:rsid w:val="009B2BFC"/>
    <w:rsid w:val="009B5464"/>
    <w:rsid w:val="009B5782"/>
    <w:rsid w:val="009B58BE"/>
    <w:rsid w:val="009B6F9D"/>
    <w:rsid w:val="009C0059"/>
    <w:rsid w:val="009C1612"/>
    <w:rsid w:val="009C1D73"/>
    <w:rsid w:val="009C2D65"/>
    <w:rsid w:val="009C2ED6"/>
    <w:rsid w:val="009C36D6"/>
    <w:rsid w:val="009C4007"/>
    <w:rsid w:val="009C5AD6"/>
    <w:rsid w:val="009C6118"/>
    <w:rsid w:val="009C63B4"/>
    <w:rsid w:val="009C6D61"/>
    <w:rsid w:val="009C76CF"/>
    <w:rsid w:val="009C76DD"/>
    <w:rsid w:val="009D17B7"/>
    <w:rsid w:val="009D237E"/>
    <w:rsid w:val="009D3340"/>
    <w:rsid w:val="009D3494"/>
    <w:rsid w:val="009D475B"/>
    <w:rsid w:val="009D4AD1"/>
    <w:rsid w:val="009D5576"/>
    <w:rsid w:val="009D5BFD"/>
    <w:rsid w:val="009D5EFE"/>
    <w:rsid w:val="009D75B5"/>
    <w:rsid w:val="009E0650"/>
    <w:rsid w:val="009E0F23"/>
    <w:rsid w:val="009E2005"/>
    <w:rsid w:val="009E3D21"/>
    <w:rsid w:val="009E5994"/>
    <w:rsid w:val="009E5AF4"/>
    <w:rsid w:val="009E5B8E"/>
    <w:rsid w:val="009E675A"/>
    <w:rsid w:val="009E6EA9"/>
    <w:rsid w:val="009E75C4"/>
    <w:rsid w:val="009E7FD9"/>
    <w:rsid w:val="009F0337"/>
    <w:rsid w:val="009F0360"/>
    <w:rsid w:val="009F1F54"/>
    <w:rsid w:val="009F262C"/>
    <w:rsid w:val="009F27D4"/>
    <w:rsid w:val="009F28E1"/>
    <w:rsid w:val="009F3199"/>
    <w:rsid w:val="009F39C7"/>
    <w:rsid w:val="009F3B2F"/>
    <w:rsid w:val="009F46F7"/>
    <w:rsid w:val="009F558E"/>
    <w:rsid w:val="009F63EF"/>
    <w:rsid w:val="009F6859"/>
    <w:rsid w:val="009F6CB7"/>
    <w:rsid w:val="00A004AA"/>
    <w:rsid w:val="00A004FF"/>
    <w:rsid w:val="00A00EDF"/>
    <w:rsid w:val="00A02141"/>
    <w:rsid w:val="00A03190"/>
    <w:rsid w:val="00A03518"/>
    <w:rsid w:val="00A046F3"/>
    <w:rsid w:val="00A05716"/>
    <w:rsid w:val="00A05C4F"/>
    <w:rsid w:val="00A067E9"/>
    <w:rsid w:val="00A07061"/>
    <w:rsid w:val="00A1102D"/>
    <w:rsid w:val="00A1189E"/>
    <w:rsid w:val="00A11C54"/>
    <w:rsid w:val="00A134E4"/>
    <w:rsid w:val="00A15EA6"/>
    <w:rsid w:val="00A15F7F"/>
    <w:rsid w:val="00A16726"/>
    <w:rsid w:val="00A1704D"/>
    <w:rsid w:val="00A174C2"/>
    <w:rsid w:val="00A21589"/>
    <w:rsid w:val="00A22C01"/>
    <w:rsid w:val="00A22CB4"/>
    <w:rsid w:val="00A2360A"/>
    <w:rsid w:val="00A24715"/>
    <w:rsid w:val="00A24E32"/>
    <w:rsid w:val="00A26A69"/>
    <w:rsid w:val="00A26A90"/>
    <w:rsid w:val="00A30A42"/>
    <w:rsid w:val="00A30DC4"/>
    <w:rsid w:val="00A313F3"/>
    <w:rsid w:val="00A31B03"/>
    <w:rsid w:val="00A31D49"/>
    <w:rsid w:val="00A32900"/>
    <w:rsid w:val="00A32C2F"/>
    <w:rsid w:val="00A32D8E"/>
    <w:rsid w:val="00A333AE"/>
    <w:rsid w:val="00A342B1"/>
    <w:rsid w:val="00A34B4A"/>
    <w:rsid w:val="00A3505A"/>
    <w:rsid w:val="00A35844"/>
    <w:rsid w:val="00A36A68"/>
    <w:rsid w:val="00A37A88"/>
    <w:rsid w:val="00A37ED0"/>
    <w:rsid w:val="00A40E20"/>
    <w:rsid w:val="00A40E4F"/>
    <w:rsid w:val="00A425B6"/>
    <w:rsid w:val="00A43564"/>
    <w:rsid w:val="00A44B5A"/>
    <w:rsid w:val="00A44F28"/>
    <w:rsid w:val="00A45BD6"/>
    <w:rsid w:val="00A46C65"/>
    <w:rsid w:val="00A4747B"/>
    <w:rsid w:val="00A5028B"/>
    <w:rsid w:val="00A50419"/>
    <w:rsid w:val="00A508B1"/>
    <w:rsid w:val="00A50E8E"/>
    <w:rsid w:val="00A50F43"/>
    <w:rsid w:val="00A52CF1"/>
    <w:rsid w:val="00A53DCB"/>
    <w:rsid w:val="00A54834"/>
    <w:rsid w:val="00A54C30"/>
    <w:rsid w:val="00A56317"/>
    <w:rsid w:val="00A57717"/>
    <w:rsid w:val="00A57A64"/>
    <w:rsid w:val="00A60B8A"/>
    <w:rsid w:val="00A6124D"/>
    <w:rsid w:val="00A62B2E"/>
    <w:rsid w:val="00A637A1"/>
    <w:rsid w:val="00A64516"/>
    <w:rsid w:val="00A64CDF"/>
    <w:rsid w:val="00A6500F"/>
    <w:rsid w:val="00A6589F"/>
    <w:rsid w:val="00A664BC"/>
    <w:rsid w:val="00A668AB"/>
    <w:rsid w:val="00A66E67"/>
    <w:rsid w:val="00A67925"/>
    <w:rsid w:val="00A70183"/>
    <w:rsid w:val="00A70999"/>
    <w:rsid w:val="00A730AA"/>
    <w:rsid w:val="00A74376"/>
    <w:rsid w:val="00A74F85"/>
    <w:rsid w:val="00A76375"/>
    <w:rsid w:val="00A76574"/>
    <w:rsid w:val="00A76E78"/>
    <w:rsid w:val="00A77036"/>
    <w:rsid w:val="00A82121"/>
    <w:rsid w:val="00A83998"/>
    <w:rsid w:val="00A84028"/>
    <w:rsid w:val="00A84471"/>
    <w:rsid w:val="00A8538D"/>
    <w:rsid w:val="00A85CF4"/>
    <w:rsid w:val="00A867FE"/>
    <w:rsid w:val="00A875DC"/>
    <w:rsid w:val="00A906D2"/>
    <w:rsid w:val="00A907EE"/>
    <w:rsid w:val="00A921C7"/>
    <w:rsid w:val="00A92694"/>
    <w:rsid w:val="00A92B88"/>
    <w:rsid w:val="00A9380B"/>
    <w:rsid w:val="00A939B7"/>
    <w:rsid w:val="00A94203"/>
    <w:rsid w:val="00A943A4"/>
    <w:rsid w:val="00A94675"/>
    <w:rsid w:val="00A9496A"/>
    <w:rsid w:val="00A95C32"/>
    <w:rsid w:val="00A95CCB"/>
    <w:rsid w:val="00A9669F"/>
    <w:rsid w:val="00A96E45"/>
    <w:rsid w:val="00A97178"/>
    <w:rsid w:val="00A978B8"/>
    <w:rsid w:val="00AA00C1"/>
    <w:rsid w:val="00AA19F0"/>
    <w:rsid w:val="00AA1A2E"/>
    <w:rsid w:val="00AA3899"/>
    <w:rsid w:val="00AA3982"/>
    <w:rsid w:val="00AA4142"/>
    <w:rsid w:val="00AA42B4"/>
    <w:rsid w:val="00AA4BB1"/>
    <w:rsid w:val="00AA5974"/>
    <w:rsid w:val="00AA6F3D"/>
    <w:rsid w:val="00AB0918"/>
    <w:rsid w:val="00AB1615"/>
    <w:rsid w:val="00AB1651"/>
    <w:rsid w:val="00AB1991"/>
    <w:rsid w:val="00AB2675"/>
    <w:rsid w:val="00AB2BB3"/>
    <w:rsid w:val="00AB2F2D"/>
    <w:rsid w:val="00AB3E83"/>
    <w:rsid w:val="00AB3EB0"/>
    <w:rsid w:val="00AB3EFD"/>
    <w:rsid w:val="00AB4781"/>
    <w:rsid w:val="00AB4A41"/>
    <w:rsid w:val="00AB5241"/>
    <w:rsid w:val="00AB5F0C"/>
    <w:rsid w:val="00AB6232"/>
    <w:rsid w:val="00AB658D"/>
    <w:rsid w:val="00AB7455"/>
    <w:rsid w:val="00AB765F"/>
    <w:rsid w:val="00AB7ACD"/>
    <w:rsid w:val="00AC11CD"/>
    <w:rsid w:val="00AC11E2"/>
    <w:rsid w:val="00AC1813"/>
    <w:rsid w:val="00AC217B"/>
    <w:rsid w:val="00AC21F3"/>
    <w:rsid w:val="00AC2D2F"/>
    <w:rsid w:val="00AC30A2"/>
    <w:rsid w:val="00AC31A8"/>
    <w:rsid w:val="00AC3747"/>
    <w:rsid w:val="00AC37BE"/>
    <w:rsid w:val="00AC3CB6"/>
    <w:rsid w:val="00AC41E1"/>
    <w:rsid w:val="00AC4337"/>
    <w:rsid w:val="00AC43B6"/>
    <w:rsid w:val="00AC45AE"/>
    <w:rsid w:val="00AC4771"/>
    <w:rsid w:val="00AC4FC1"/>
    <w:rsid w:val="00AC5401"/>
    <w:rsid w:val="00AC68D3"/>
    <w:rsid w:val="00AC7E5A"/>
    <w:rsid w:val="00AD06ED"/>
    <w:rsid w:val="00AD14AF"/>
    <w:rsid w:val="00AD29C1"/>
    <w:rsid w:val="00AD3532"/>
    <w:rsid w:val="00AD36BB"/>
    <w:rsid w:val="00AD5659"/>
    <w:rsid w:val="00AD70C4"/>
    <w:rsid w:val="00AD78BC"/>
    <w:rsid w:val="00AD7A9F"/>
    <w:rsid w:val="00AD7E7B"/>
    <w:rsid w:val="00AE0B10"/>
    <w:rsid w:val="00AE0E46"/>
    <w:rsid w:val="00AE1CA3"/>
    <w:rsid w:val="00AE1D29"/>
    <w:rsid w:val="00AE1D6C"/>
    <w:rsid w:val="00AE200B"/>
    <w:rsid w:val="00AE32AF"/>
    <w:rsid w:val="00AE35E1"/>
    <w:rsid w:val="00AE4860"/>
    <w:rsid w:val="00AE4AED"/>
    <w:rsid w:val="00AE4D17"/>
    <w:rsid w:val="00AE50B3"/>
    <w:rsid w:val="00AE5988"/>
    <w:rsid w:val="00AE69C4"/>
    <w:rsid w:val="00AE78B1"/>
    <w:rsid w:val="00AF0242"/>
    <w:rsid w:val="00AF03C8"/>
    <w:rsid w:val="00AF03DB"/>
    <w:rsid w:val="00AF107D"/>
    <w:rsid w:val="00AF11F0"/>
    <w:rsid w:val="00AF1E0B"/>
    <w:rsid w:val="00AF26B7"/>
    <w:rsid w:val="00AF2A44"/>
    <w:rsid w:val="00AF2F47"/>
    <w:rsid w:val="00AF32DF"/>
    <w:rsid w:val="00AF4053"/>
    <w:rsid w:val="00AF4101"/>
    <w:rsid w:val="00AF4AC8"/>
    <w:rsid w:val="00AF4CDC"/>
    <w:rsid w:val="00AF5350"/>
    <w:rsid w:val="00AF5BF2"/>
    <w:rsid w:val="00AF61AF"/>
    <w:rsid w:val="00AF792E"/>
    <w:rsid w:val="00B00F8B"/>
    <w:rsid w:val="00B01137"/>
    <w:rsid w:val="00B0319A"/>
    <w:rsid w:val="00B0364E"/>
    <w:rsid w:val="00B03B90"/>
    <w:rsid w:val="00B03C38"/>
    <w:rsid w:val="00B04408"/>
    <w:rsid w:val="00B04AE4"/>
    <w:rsid w:val="00B04BD6"/>
    <w:rsid w:val="00B04C69"/>
    <w:rsid w:val="00B116A1"/>
    <w:rsid w:val="00B116F8"/>
    <w:rsid w:val="00B11801"/>
    <w:rsid w:val="00B11BB0"/>
    <w:rsid w:val="00B13ACF"/>
    <w:rsid w:val="00B13FDC"/>
    <w:rsid w:val="00B14492"/>
    <w:rsid w:val="00B144FE"/>
    <w:rsid w:val="00B147E3"/>
    <w:rsid w:val="00B1514C"/>
    <w:rsid w:val="00B16185"/>
    <w:rsid w:val="00B16235"/>
    <w:rsid w:val="00B16471"/>
    <w:rsid w:val="00B16B50"/>
    <w:rsid w:val="00B1758C"/>
    <w:rsid w:val="00B17623"/>
    <w:rsid w:val="00B17CE6"/>
    <w:rsid w:val="00B205A1"/>
    <w:rsid w:val="00B212F3"/>
    <w:rsid w:val="00B21A0D"/>
    <w:rsid w:val="00B21C03"/>
    <w:rsid w:val="00B22F2C"/>
    <w:rsid w:val="00B234E1"/>
    <w:rsid w:val="00B23501"/>
    <w:rsid w:val="00B237E2"/>
    <w:rsid w:val="00B23FEA"/>
    <w:rsid w:val="00B24730"/>
    <w:rsid w:val="00B2581C"/>
    <w:rsid w:val="00B26A28"/>
    <w:rsid w:val="00B26F21"/>
    <w:rsid w:val="00B2704A"/>
    <w:rsid w:val="00B27576"/>
    <w:rsid w:val="00B27798"/>
    <w:rsid w:val="00B30F1B"/>
    <w:rsid w:val="00B31A7E"/>
    <w:rsid w:val="00B31EDC"/>
    <w:rsid w:val="00B31F7B"/>
    <w:rsid w:val="00B32208"/>
    <w:rsid w:val="00B33072"/>
    <w:rsid w:val="00B349A6"/>
    <w:rsid w:val="00B35C05"/>
    <w:rsid w:val="00B3715E"/>
    <w:rsid w:val="00B4002D"/>
    <w:rsid w:val="00B40E61"/>
    <w:rsid w:val="00B41D83"/>
    <w:rsid w:val="00B42D7B"/>
    <w:rsid w:val="00B449A5"/>
    <w:rsid w:val="00B451AA"/>
    <w:rsid w:val="00B4730E"/>
    <w:rsid w:val="00B47460"/>
    <w:rsid w:val="00B50654"/>
    <w:rsid w:val="00B5089D"/>
    <w:rsid w:val="00B51024"/>
    <w:rsid w:val="00B514DF"/>
    <w:rsid w:val="00B51E27"/>
    <w:rsid w:val="00B523D2"/>
    <w:rsid w:val="00B529DE"/>
    <w:rsid w:val="00B53A75"/>
    <w:rsid w:val="00B54406"/>
    <w:rsid w:val="00B550AA"/>
    <w:rsid w:val="00B577BB"/>
    <w:rsid w:val="00B57C67"/>
    <w:rsid w:val="00B57DF0"/>
    <w:rsid w:val="00B57E62"/>
    <w:rsid w:val="00B57FE9"/>
    <w:rsid w:val="00B60CC0"/>
    <w:rsid w:val="00B61007"/>
    <w:rsid w:val="00B61177"/>
    <w:rsid w:val="00B6119A"/>
    <w:rsid w:val="00B61275"/>
    <w:rsid w:val="00B61787"/>
    <w:rsid w:val="00B621E3"/>
    <w:rsid w:val="00B628EF"/>
    <w:rsid w:val="00B63315"/>
    <w:rsid w:val="00B6381C"/>
    <w:rsid w:val="00B63FB4"/>
    <w:rsid w:val="00B641DD"/>
    <w:rsid w:val="00B65A90"/>
    <w:rsid w:val="00B65BCC"/>
    <w:rsid w:val="00B66553"/>
    <w:rsid w:val="00B66FC6"/>
    <w:rsid w:val="00B70AA0"/>
    <w:rsid w:val="00B72112"/>
    <w:rsid w:val="00B72383"/>
    <w:rsid w:val="00B73D60"/>
    <w:rsid w:val="00B73E87"/>
    <w:rsid w:val="00B7674D"/>
    <w:rsid w:val="00B76AD3"/>
    <w:rsid w:val="00B774F4"/>
    <w:rsid w:val="00B7753B"/>
    <w:rsid w:val="00B779C5"/>
    <w:rsid w:val="00B77EAD"/>
    <w:rsid w:val="00B80A39"/>
    <w:rsid w:val="00B80A77"/>
    <w:rsid w:val="00B815B6"/>
    <w:rsid w:val="00B815E9"/>
    <w:rsid w:val="00B81EA5"/>
    <w:rsid w:val="00B8247A"/>
    <w:rsid w:val="00B827A8"/>
    <w:rsid w:val="00B83784"/>
    <w:rsid w:val="00B849F7"/>
    <w:rsid w:val="00B865E2"/>
    <w:rsid w:val="00B879D9"/>
    <w:rsid w:val="00B87B4F"/>
    <w:rsid w:val="00B90DE6"/>
    <w:rsid w:val="00B915AE"/>
    <w:rsid w:val="00B91A9D"/>
    <w:rsid w:val="00B91B57"/>
    <w:rsid w:val="00B928A4"/>
    <w:rsid w:val="00B93A99"/>
    <w:rsid w:val="00B94392"/>
    <w:rsid w:val="00B952D9"/>
    <w:rsid w:val="00B9568F"/>
    <w:rsid w:val="00B95769"/>
    <w:rsid w:val="00B95B6B"/>
    <w:rsid w:val="00B95C78"/>
    <w:rsid w:val="00B96910"/>
    <w:rsid w:val="00B97C21"/>
    <w:rsid w:val="00BA2248"/>
    <w:rsid w:val="00BA24AA"/>
    <w:rsid w:val="00BA3509"/>
    <w:rsid w:val="00BA365C"/>
    <w:rsid w:val="00BA63FA"/>
    <w:rsid w:val="00BA6947"/>
    <w:rsid w:val="00BA7788"/>
    <w:rsid w:val="00BB01A7"/>
    <w:rsid w:val="00BB0B78"/>
    <w:rsid w:val="00BB15CF"/>
    <w:rsid w:val="00BB1D06"/>
    <w:rsid w:val="00BB3766"/>
    <w:rsid w:val="00BB5227"/>
    <w:rsid w:val="00BB558E"/>
    <w:rsid w:val="00BB5632"/>
    <w:rsid w:val="00BC089F"/>
    <w:rsid w:val="00BC0E84"/>
    <w:rsid w:val="00BC169C"/>
    <w:rsid w:val="00BC1AFD"/>
    <w:rsid w:val="00BC21B4"/>
    <w:rsid w:val="00BC2E3E"/>
    <w:rsid w:val="00BC4113"/>
    <w:rsid w:val="00BC4AE9"/>
    <w:rsid w:val="00BC564F"/>
    <w:rsid w:val="00BC5A64"/>
    <w:rsid w:val="00BC64CA"/>
    <w:rsid w:val="00BC70A4"/>
    <w:rsid w:val="00BC732B"/>
    <w:rsid w:val="00BC7FC3"/>
    <w:rsid w:val="00BD0958"/>
    <w:rsid w:val="00BD1DB5"/>
    <w:rsid w:val="00BD22B9"/>
    <w:rsid w:val="00BD24D1"/>
    <w:rsid w:val="00BD2DA1"/>
    <w:rsid w:val="00BD2F2B"/>
    <w:rsid w:val="00BD3E83"/>
    <w:rsid w:val="00BD4427"/>
    <w:rsid w:val="00BD494B"/>
    <w:rsid w:val="00BD4A9D"/>
    <w:rsid w:val="00BD5309"/>
    <w:rsid w:val="00BD577D"/>
    <w:rsid w:val="00BD6B06"/>
    <w:rsid w:val="00BD7262"/>
    <w:rsid w:val="00BD796C"/>
    <w:rsid w:val="00BD7AB7"/>
    <w:rsid w:val="00BD7E32"/>
    <w:rsid w:val="00BE03CD"/>
    <w:rsid w:val="00BE0B87"/>
    <w:rsid w:val="00BE0D03"/>
    <w:rsid w:val="00BE1592"/>
    <w:rsid w:val="00BE16D1"/>
    <w:rsid w:val="00BE1965"/>
    <w:rsid w:val="00BE1A3A"/>
    <w:rsid w:val="00BE2A45"/>
    <w:rsid w:val="00BE35E9"/>
    <w:rsid w:val="00BE457C"/>
    <w:rsid w:val="00BE6898"/>
    <w:rsid w:val="00BE7143"/>
    <w:rsid w:val="00BE73D5"/>
    <w:rsid w:val="00BF1E7A"/>
    <w:rsid w:val="00BF2B03"/>
    <w:rsid w:val="00BF38A3"/>
    <w:rsid w:val="00BF39FE"/>
    <w:rsid w:val="00BF3B66"/>
    <w:rsid w:val="00BF3DB2"/>
    <w:rsid w:val="00BF43BE"/>
    <w:rsid w:val="00BF46A0"/>
    <w:rsid w:val="00BF49A0"/>
    <w:rsid w:val="00BF575B"/>
    <w:rsid w:val="00BF5B94"/>
    <w:rsid w:val="00BF5FC5"/>
    <w:rsid w:val="00BF69D7"/>
    <w:rsid w:val="00BF728E"/>
    <w:rsid w:val="00BF7CEC"/>
    <w:rsid w:val="00C010D2"/>
    <w:rsid w:val="00C01F30"/>
    <w:rsid w:val="00C0279C"/>
    <w:rsid w:val="00C0329A"/>
    <w:rsid w:val="00C041E4"/>
    <w:rsid w:val="00C05008"/>
    <w:rsid w:val="00C054EB"/>
    <w:rsid w:val="00C070A9"/>
    <w:rsid w:val="00C11671"/>
    <w:rsid w:val="00C11C5D"/>
    <w:rsid w:val="00C12077"/>
    <w:rsid w:val="00C1244C"/>
    <w:rsid w:val="00C12486"/>
    <w:rsid w:val="00C12576"/>
    <w:rsid w:val="00C12BD0"/>
    <w:rsid w:val="00C12EC0"/>
    <w:rsid w:val="00C12F3B"/>
    <w:rsid w:val="00C134C8"/>
    <w:rsid w:val="00C14334"/>
    <w:rsid w:val="00C15A5C"/>
    <w:rsid w:val="00C15BBA"/>
    <w:rsid w:val="00C15E8E"/>
    <w:rsid w:val="00C165D3"/>
    <w:rsid w:val="00C16AA3"/>
    <w:rsid w:val="00C16D5B"/>
    <w:rsid w:val="00C16FD7"/>
    <w:rsid w:val="00C215B2"/>
    <w:rsid w:val="00C227CC"/>
    <w:rsid w:val="00C22E3F"/>
    <w:rsid w:val="00C233D5"/>
    <w:rsid w:val="00C23952"/>
    <w:rsid w:val="00C23AF8"/>
    <w:rsid w:val="00C23CEC"/>
    <w:rsid w:val="00C248E2"/>
    <w:rsid w:val="00C251B0"/>
    <w:rsid w:val="00C25E7C"/>
    <w:rsid w:val="00C261C6"/>
    <w:rsid w:val="00C262D8"/>
    <w:rsid w:val="00C2731C"/>
    <w:rsid w:val="00C2738B"/>
    <w:rsid w:val="00C30E25"/>
    <w:rsid w:val="00C314D5"/>
    <w:rsid w:val="00C31FC2"/>
    <w:rsid w:val="00C32A5B"/>
    <w:rsid w:val="00C33251"/>
    <w:rsid w:val="00C333CA"/>
    <w:rsid w:val="00C33B3E"/>
    <w:rsid w:val="00C33DEC"/>
    <w:rsid w:val="00C341C4"/>
    <w:rsid w:val="00C3437B"/>
    <w:rsid w:val="00C34AB6"/>
    <w:rsid w:val="00C34DF4"/>
    <w:rsid w:val="00C35122"/>
    <w:rsid w:val="00C353D3"/>
    <w:rsid w:val="00C35EBA"/>
    <w:rsid w:val="00C3603D"/>
    <w:rsid w:val="00C36B7C"/>
    <w:rsid w:val="00C37705"/>
    <w:rsid w:val="00C37870"/>
    <w:rsid w:val="00C401E2"/>
    <w:rsid w:val="00C41EBE"/>
    <w:rsid w:val="00C4234B"/>
    <w:rsid w:val="00C42BC8"/>
    <w:rsid w:val="00C42F8D"/>
    <w:rsid w:val="00C43CCD"/>
    <w:rsid w:val="00C43FCC"/>
    <w:rsid w:val="00C449B6"/>
    <w:rsid w:val="00C45C53"/>
    <w:rsid w:val="00C465CE"/>
    <w:rsid w:val="00C46CA2"/>
    <w:rsid w:val="00C47DF4"/>
    <w:rsid w:val="00C50B52"/>
    <w:rsid w:val="00C51784"/>
    <w:rsid w:val="00C5360F"/>
    <w:rsid w:val="00C54E56"/>
    <w:rsid w:val="00C55552"/>
    <w:rsid w:val="00C55613"/>
    <w:rsid w:val="00C55AF2"/>
    <w:rsid w:val="00C564AF"/>
    <w:rsid w:val="00C56558"/>
    <w:rsid w:val="00C56B83"/>
    <w:rsid w:val="00C57FEA"/>
    <w:rsid w:val="00C61294"/>
    <w:rsid w:val="00C63182"/>
    <w:rsid w:val="00C632EE"/>
    <w:rsid w:val="00C6366F"/>
    <w:rsid w:val="00C637FB"/>
    <w:rsid w:val="00C63B82"/>
    <w:rsid w:val="00C6509C"/>
    <w:rsid w:val="00C65104"/>
    <w:rsid w:val="00C6580D"/>
    <w:rsid w:val="00C6611F"/>
    <w:rsid w:val="00C664AC"/>
    <w:rsid w:val="00C6654F"/>
    <w:rsid w:val="00C672B3"/>
    <w:rsid w:val="00C67D24"/>
    <w:rsid w:val="00C70968"/>
    <w:rsid w:val="00C7311A"/>
    <w:rsid w:val="00C731CC"/>
    <w:rsid w:val="00C740E5"/>
    <w:rsid w:val="00C75050"/>
    <w:rsid w:val="00C751E4"/>
    <w:rsid w:val="00C75DF7"/>
    <w:rsid w:val="00C76E91"/>
    <w:rsid w:val="00C770CC"/>
    <w:rsid w:val="00C80237"/>
    <w:rsid w:val="00C81054"/>
    <w:rsid w:val="00C811B1"/>
    <w:rsid w:val="00C81696"/>
    <w:rsid w:val="00C81A47"/>
    <w:rsid w:val="00C83674"/>
    <w:rsid w:val="00C83B83"/>
    <w:rsid w:val="00C83E52"/>
    <w:rsid w:val="00C84A5D"/>
    <w:rsid w:val="00C85002"/>
    <w:rsid w:val="00C85ADA"/>
    <w:rsid w:val="00C8666A"/>
    <w:rsid w:val="00C913EE"/>
    <w:rsid w:val="00C921C3"/>
    <w:rsid w:val="00C922D4"/>
    <w:rsid w:val="00C92AC8"/>
    <w:rsid w:val="00C92E60"/>
    <w:rsid w:val="00C92ED8"/>
    <w:rsid w:val="00C9307F"/>
    <w:rsid w:val="00C9391E"/>
    <w:rsid w:val="00C95C95"/>
    <w:rsid w:val="00C95DBF"/>
    <w:rsid w:val="00C97BA1"/>
    <w:rsid w:val="00CA006E"/>
    <w:rsid w:val="00CA0291"/>
    <w:rsid w:val="00CA0EBF"/>
    <w:rsid w:val="00CA1355"/>
    <w:rsid w:val="00CA1ECC"/>
    <w:rsid w:val="00CA247C"/>
    <w:rsid w:val="00CA2F24"/>
    <w:rsid w:val="00CA388B"/>
    <w:rsid w:val="00CA4BBF"/>
    <w:rsid w:val="00CA51AE"/>
    <w:rsid w:val="00CA59B7"/>
    <w:rsid w:val="00CA5B62"/>
    <w:rsid w:val="00CA6C4D"/>
    <w:rsid w:val="00CA735B"/>
    <w:rsid w:val="00CB0B5E"/>
    <w:rsid w:val="00CB0FAC"/>
    <w:rsid w:val="00CB1044"/>
    <w:rsid w:val="00CB2230"/>
    <w:rsid w:val="00CB2394"/>
    <w:rsid w:val="00CB34E0"/>
    <w:rsid w:val="00CB44DA"/>
    <w:rsid w:val="00CB6569"/>
    <w:rsid w:val="00CB679B"/>
    <w:rsid w:val="00CB7058"/>
    <w:rsid w:val="00CC005D"/>
    <w:rsid w:val="00CC270D"/>
    <w:rsid w:val="00CC2B7C"/>
    <w:rsid w:val="00CC2B8C"/>
    <w:rsid w:val="00CC2C45"/>
    <w:rsid w:val="00CC3517"/>
    <w:rsid w:val="00CC3C90"/>
    <w:rsid w:val="00CC3D54"/>
    <w:rsid w:val="00CC4410"/>
    <w:rsid w:val="00CC49C2"/>
    <w:rsid w:val="00CC5820"/>
    <w:rsid w:val="00CC6378"/>
    <w:rsid w:val="00CC6B49"/>
    <w:rsid w:val="00CC6BE5"/>
    <w:rsid w:val="00CC6D3F"/>
    <w:rsid w:val="00CC7F8B"/>
    <w:rsid w:val="00CD07DC"/>
    <w:rsid w:val="00CD09B6"/>
    <w:rsid w:val="00CD1EBE"/>
    <w:rsid w:val="00CD35E0"/>
    <w:rsid w:val="00CD3989"/>
    <w:rsid w:val="00CD7F5B"/>
    <w:rsid w:val="00CE05AB"/>
    <w:rsid w:val="00CE2187"/>
    <w:rsid w:val="00CE2225"/>
    <w:rsid w:val="00CE271F"/>
    <w:rsid w:val="00CE298D"/>
    <w:rsid w:val="00CE2A40"/>
    <w:rsid w:val="00CE42AA"/>
    <w:rsid w:val="00CE4655"/>
    <w:rsid w:val="00CE55D4"/>
    <w:rsid w:val="00CE5D32"/>
    <w:rsid w:val="00CE5E6A"/>
    <w:rsid w:val="00CE5EA6"/>
    <w:rsid w:val="00CE6887"/>
    <w:rsid w:val="00CE6A7C"/>
    <w:rsid w:val="00CE6D10"/>
    <w:rsid w:val="00CE7115"/>
    <w:rsid w:val="00CE7C36"/>
    <w:rsid w:val="00CE7D78"/>
    <w:rsid w:val="00CF07E0"/>
    <w:rsid w:val="00CF1221"/>
    <w:rsid w:val="00CF1288"/>
    <w:rsid w:val="00CF215E"/>
    <w:rsid w:val="00CF2563"/>
    <w:rsid w:val="00CF2B71"/>
    <w:rsid w:val="00CF376D"/>
    <w:rsid w:val="00CF39E8"/>
    <w:rsid w:val="00CF3BEC"/>
    <w:rsid w:val="00CF5149"/>
    <w:rsid w:val="00CF6C4F"/>
    <w:rsid w:val="00CF6DE9"/>
    <w:rsid w:val="00CF7741"/>
    <w:rsid w:val="00CF7D1A"/>
    <w:rsid w:val="00D002C1"/>
    <w:rsid w:val="00D006E5"/>
    <w:rsid w:val="00D00770"/>
    <w:rsid w:val="00D00CE3"/>
    <w:rsid w:val="00D030F4"/>
    <w:rsid w:val="00D03154"/>
    <w:rsid w:val="00D03BBE"/>
    <w:rsid w:val="00D03CED"/>
    <w:rsid w:val="00D047D2"/>
    <w:rsid w:val="00D04A0B"/>
    <w:rsid w:val="00D05518"/>
    <w:rsid w:val="00D0646A"/>
    <w:rsid w:val="00D069E6"/>
    <w:rsid w:val="00D06D0B"/>
    <w:rsid w:val="00D075D0"/>
    <w:rsid w:val="00D10BC6"/>
    <w:rsid w:val="00D11FFE"/>
    <w:rsid w:val="00D12B4B"/>
    <w:rsid w:val="00D12C9B"/>
    <w:rsid w:val="00D130D8"/>
    <w:rsid w:val="00D13C5D"/>
    <w:rsid w:val="00D16021"/>
    <w:rsid w:val="00D164E4"/>
    <w:rsid w:val="00D166A7"/>
    <w:rsid w:val="00D174E4"/>
    <w:rsid w:val="00D1756C"/>
    <w:rsid w:val="00D17B60"/>
    <w:rsid w:val="00D207EA"/>
    <w:rsid w:val="00D21736"/>
    <w:rsid w:val="00D217D5"/>
    <w:rsid w:val="00D220A9"/>
    <w:rsid w:val="00D223C5"/>
    <w:rsid w:val="00D22778"/>
    <w:rsid w:val="00D23E74"/>
    <w:rsid w:val="00D24B8C"/>
    <w:rsid w:val="00D25320"/>
    <w:rsid w:val="00D253A1"/>
    <w:rsid w:val="00D2589E"/>
    <w:rsid w:val="00D25FA0"/>
    <w:rsid w:val="00D261D1"/>
    <w:rsid w:val="00D266C8"/>
    <w:rsid w:val="00D26C7D"/>
    <w:rsid w:val="00D27002"/>
    <w:rsid w:val="00D27563"/>
    <w:rsid w:val="00D30398"/>
    <w:rsid w:val="00D3143D"/>
    <w:rsid w:val="00D33929"/>
    <w:rsid w:val="00D33E71"/>
    <w:rsid w:val="00D34F3B"/>
    <w:rsid w:val="00D36667"/>
    <w:rsid w:val="00D36F23"/>
    <w:rsid w:val="00D41192"/>
    <w:rsid w:val="00D42A12"/>
    <w:rsid w:val="00D439F3"/>
    <w:rsid w:val="00D4425A"/>
    <w:rsid w:val="00D4444C"/>
    <w:rsid w:val="00D4480E"/>
    <w:rsid w:val="00D44F70"/>
    <w:rsid w:val="00D4627E"/>
    <w:rsid w:val="00D462F2"/>
    <w:rsid w:val="00D465A3"/>
    <w:rsid w:val="00D470C5"/>
    <w:rsid w:val="00D47172"/>
    <w:rsid w:val="00D473DD"/>
    <w:rsid w:val="00D47EFE"/>
    <w:rsid w:val="00D5079B"/>
    <w:rsid w:val="00D51017"/>
    <w:rsid w:val="00D51183"/>
    <w:rsid w:val="00D51361"/>
    <w:rsid w:val="00D51B8F"/>
    <w:rsid w:val="00D51D46"/>
    <w:rsid w:val="00D52AFD"/>
    <w:rsid w:val="00D547EF"/>
    <w:rsid w:val="00D54DAD"/>
    <w:rsid w:val="00D55124"/>
    <w:rsid w:val="00D55A5A"/>
    <w:rsid w:val="00D56CF9"/>
    <w:rsid w:val="00D5740E"/>
    <w:rsid w:val="00D57640"/>
    <w:rsid w:val="00D577B8"/>
    <w:rsid w:val="00D60734"/>
    <w:rsid w:val="00D618EC"/>
    <w:rsid w:val="00D61A1C"/>
    <w:rsid w:val="00D61DB6"/>
    <w:rsid w:val="00D61EC0"/>
    <w:rsid w:val="00D62573"/>
    <w:rsid w:val="00D625F2"/>
    <w:rsid w:val="00D62926"/>
    <w:rsid w:val="00D62C99"/>
    <w:rsid w:val="00D63C9B"/>
    <w:rsid w:val="00D63F62"/>
    <w:rsid w:val="00D656EA"/>
    <w:rsid w:val="00D66493"/>
    <w:rsid w:val="00D669E4"/>
    <w:rsid w:val="00D672AE"/>
    <w:rsid w:val="00D70310"/>
    <w:rsid w:val="00D72945"/>
    <w:rsid w:val="00D73A2D"/>
    <w:rsid w:val="00D73EF0"/>
    <w:rsid w:val="00D74CD6"/>
    <w:rsid w:val="00D750E5"/>
    <w:rsid w:val="00D754A3"/>
    <w:rsid w:val="00D75688"/>
    <w:rsid w:val="00D760C5"/>
    <w:rsid w:val="00D76791"/>
    <w:rsid w:val="00D76C35"/>
    <w:rsid w:val="00D7736D"/>
    <w:rsid w:val="00D7782D"/>
    <w:rsid w:val="00D8406E"/>
    <w:rsid w:val="00D84104"/>
    <w:rsid w:val="00D841BF"/>
    <w:rsid w:val="00D84603"/>
    <w:rsid w:val="00D846BD"/>
    <w:rsid w:val="00D84F19"/>
    <w:rsid w:val="00D850E3"/>
    <w:rsid w:val="00D85136"/>
    <w:rsid w:val="00D85962"/>
    <w:rsid w:val="00D85A28"/>
    <w:rsid w:val="00D860FD"/>
    <w:rsid w:val="00D8681C"/>
    <w:rsid w:val="00D86DD3"/>
    <w:rsid w:val="00D90BE8"/>
    <w:rsid w:val="00D9108D"/>
    <w:rsid w:val="00D911E6"/>
    <w:rsid w:val="00D91416"/>
    <w:rsid w:val="00D921F9"/>
    <w:rsid w:val="00D9265A"/>
    <w:rsid w:val="00D92895"/>
    <w:rsid w:val="00D92960"/>
    <w:rsid w:val="00D94DAD"/>
    <w:rsid w:val="00DA01F5"/>
    <w:rsid w:val="00DA1975"/>
    <w:rsid w:val="00DA1A22"/>
    <w:rsid w:val="00DA1ABF"/>
    <w:rsid w:val="00DA21DC"/>
    <w:rsid w:val="00DA2861"/>
    <w:rsid w:val="00DA2FB3"/>
    <w:rsid w:val="00DA4757"/>
    <w:rsid w:val="00DA521D"/>
    <w:rsid w:val="00DA6988"/>
    <w:rsid w:val="00DA6A9A"/>
    <w:rsid w:val="00DA70B4"/>
    <w:rsid w:val="00DA7AA2"/>
    <w:rsid w:val="00DA7B2A"/>
    <w:rsid w:val="00DB012D"/>
    <w:rsid w:val="00DB03AA"/>
    <w:rsid w:val="00DB0742"/>
    <w:rsid w:val="00DB0772"/>
    <w:rsid w:val="00DB0AB8"/>
    <w:rsid w:val="00DB0DEB"/>
    <w:rsid w:val="00DB13CF"/>
    <w:rsid w:val="00DB14F0"/>
    <w:rsid w:val="00DB1D3B"/>
    <w:rsid w:val="00DB336E"/>
    <w:rsid w:val="00DB492E"/>
    <w:rsid w:val="00DB5B0B"/>
    <w:rsid w:val="00DB5DAA"/>
    <w:rsid w:val="00DB60B6"/>
    <w:rsid w:val="00DB6186"/>
    <w:rsid w:val="00DB6724"/>
    <w:rsid w:val="00DB722F"/>
    <w:rsid w:val="00DB7596"/>
    <w:rsid w:val="00DB76E6"/>
    <w:rsid w:val="00DB7888"/>
    <w:rsid w:val="00DC056D"/>
    <w:rsid w:val="00DC06F7"/>
    <w:rsid w:val="00DC2225"/>
    <w:rsid w:val="00DC3A75"/>
    <w:rsid w:val="00DC409C"/>
    <w:rsid w:val="00DC5666"/>
    <w:rsid w:val="00DC6C13"/>
    <w:rsid w:val="00DC724E"/>
    <w:rsid w:val="00DC73B8"/>
    <w:rsid w:val="00DD16F6"/>
    <w:rsid w:val="00DD24B5"/>
    <w:rsid w:val="00DD2889"/>
    <w:rsid w:val="00DD44A8"/>
    <w:rsid w:val="00DD46CA"/>
    <w:rsid w:val="00DD52B8"/>
    <w:rsid w:val="00DD61FE"/>
    <w:rsid w:val="00DD6DFD"/>
    <w:rsid w:val="00DD6E2A"/>
    <w:rsid w:val="00DD79D1"/>
    <w:rsid w:val="00DE1DBE"/>
    <w:rsid w:val="00DE2418"/>
    <w:rsid w:val="00DE3575"/>
    <w:rsid w:val="00DE3F2C"/>
    <w:rsid w:val="00DE4EEA"/>
    <w:rsid w:val="00DE7D83"/>
    <w:rsid w:val="00DF0926"/>
    <w:rsid w:val="00DF0BD2"/>
    <w:rsid w:val="00DF11C3"/>
    <w:rsid w:val="00DF1B13"/>
    <w:rsid w:val="00DF1F30"/>
    <w:rsid w:val="00DF2417"/>
    <w:rsid w:val="00DF3629"/>
    <w:rsid w:val="00DF44AB"/>
    <w:rsid w:val="00DF4954"/>
    <w:rsid w:val="00DF5775"/>
    <w:rsid w:val="00DF59A3"/>
    <w:rsid w:val="00DF5F4D"/>
    <w:rsid w:val="00DF6BCA"/>
    <w:rsid w:val="00E00060"/>
    <w:rsid w:val="00E008FA"/>
    <w:rsid w:val="00E00AEB"/>
    <w:rsid w:val="00E01E99"/>
    <w:rsid w:val="00E01F45"/>
    <w:rsid w:val="00E01FEC"/>
    <w:rsid w:val="00E02024"/>
    <w:rsid w:val="00E0250F"/>
    <w:rsid w:val="00E043E9"/>
    <w:rsid w:val="00E05BB5"/>
    <w:rsid w:val="00E07BB1"/>
    <w:rsid w:val="00E07CAF"/>
    <w:rsid w:val="00E07E90"/>
    <w:rsid w:val="00E10C38"/>
    <w:rsid w:val="00E12126"/>
    <w:rsid w:val="00E122EC"/>
    <w:rsid w:val="00E1345D"/>
    <w:rsid w:val="00E13841"/>
    <w:rsid w:val="00E13874"/>
    <w:rsid w:val="00E149A2"/>
    <w:rsid w:val="00E15F50"/>
    <w:rsid w:val="00E1686A"/>
    <w:rsid w:val="00E16DC9"/>
    <w:rsid w:val="00E17617"/>
    <w:rsid w:val="00E20A5E"/>
    <w:rsid w:val="00E20E00"/>
    <w:rsid w:val="00E20E59"/>
    <w:rsid w:val="00E2286A"/>
    <w:rsid w:val="00E22A76"/>
    <w:rsid w:val="00E244F2"/>
    <w:rsid w:val="00E245CE"/>
    <w:rsid w:val="00E251EA"/>
    <w:rsid w:val="00E2697B"/>
    <w:rsid w:val="00E269FA"/>
    <w:rsid w:val="00E26E9B"/>
    <w:rsid w:val="00E27647"/>
    <w:rsid w:val="00E278E9"/>
    <w:rsid w:val="00E27E15"/>
    <w:rsid w:val="00E306F9"/>
    <w:rsid w:val="00E30B32"/>
    <w:rsid w:val="00E312D9"/>
    <w:rsid w:val="00E3180E"/>
    <w:rsid w:val="00E31BBD"/>
    <w:rsid w:val="00E3231A"/>
    <w:rsid w:val="00E3287C"/>
    <w:rsid w:val="00E32FE7"/>
    <w:rsid w:val="00E3355B"/>
    <w:rsid w:val="00E3508B"/>
    <w:rsid w:val="00E352E6"/>
    <w:rsid w:val="00E3577E"/>
    <w:rsid w:val="00E363A9"/>
    <w:rsid w:val="00E41020"/>
    <w:rsid w:val="00E418B1"/>
    <w:rsid w:val="00E4369B"/>
    <w:rsid w:val="00E43B2A"/>
    <w:rsid w:val="00E43C46"/>
    <w:rsid w:val="00E446BB"/>
    <w:rsid w:val="00E44C0B"/>
    <w:rsid w:val="00E47F0A"/>
    <w:rsid w:val="00E503D9"/>
    <w:rsid w:val="00E50532"/>
    <w:rsid w:val="00E51569"/>
    <w:rsid w:val="00E52E93"/>
    <w:rsid w:val="00E52FE4"/>
    <w:rsid w:val="00E539D2"/>
    <w:rsid w:val="00E53F5D"/>
    <w:rsid w:val="00E54095"/>
    <w:rsid w:val="00E54220"/>
    <w:rsid w:val="00E5502C"/>
    <w:rsid w:val="00E553D4"/>
    <w:rsid w:val="00E561D9"/>
    <w:rsid w:val="00E568D9"/>
    <w:rsid w:val="00E56CF8"/>
    <w:rsid w:val="00E603D0"/>
    <w:rsid w:val="00E603D1"/>
    <w:rsid w:val="00E629F6"/>
    <w:rsid w:val="00E62B19"/>
    <w:rsid w:val="00E64797"/>
    <w:rsid w:val="00E65109"/>
    <w:rsid w:val="00E664BE"/>
    <w:rsid w:val="00E71736"/>
    <w:rsid w:val="00E72EAB"/>
    <w:rsid w:val="00E72ED4"/>
    <w:rsid w:val="00E733DD"/>
    <w:rsid w:val="00E73E3F"/>
    <w:rsid w:val="00E75EE6"/>
    <w:rsid w:val="00E775F1"/>
    <w:rsid w:val="00E8043C"/>
    <w:rsid w:val="00E838C6"/>
    <w:rsid w:val="00E847CF"/>
    <w:rsid w:val="00E84A22"/>
    <w:rsid w:val="00E84F85"/>
    <w:rsid w:val="00E85A5D"/>
    <w:rsid w:val="00E8645B"/>
    <w:rsid w:val="00E869B9"/>
    <w:rsid w:val="00E87C57"/>
    <w:rsid w:val="00E90174"/>
    <w:rsid w:val="00E90DB6"/>
    <w:rsid w:val="00E91784"/>
    <w:rsid w:val="00E922A1"/>
    <w:rsid w:val="00E92358"/>
    <w:rsid w:val="00E925BE"/>
    <w:rsid w:val="00E941F0"/>
    <w:rsid w:val="00E94511"/>
    <w:rsid w:val="00E94B9C"/>
    <w:rsid w:val="00E94D81"/>
    <w:rsid w:val="00E951FA"/>
    <w:rsid w:val="00E96269"/>
    <w:rsid w:val="00E96B33"/>
    <w:rsid w:val="00E96C59"/>
    <w:rsid w:val="00E97226"/>
    <w:rsid w:val="00EA021B"/>
    <w:rsid w:val="00EA07C7"/>
    <w:rsid w:val="00EA13AF"/>
    <w:rsid w:val="00EA19BE"/>
    <w:rsid w:val="00EA33E8"/>
    <w:rsid w:val="00EA3E06"/>
    <w:rsid w:val="00EA417A"/>
    <w:rsid w:val="00EA4419"/>
    <w:rsid w:val="00EA643D"/>
    <w:rsid w:val="00EA6AA0"/>
    <w:rsid w:val="00EA6AC3"/>
    <w:rsid w:val="00EA73D7"/>
    <w:rsid w:val="00EB0384"/>
    <w:rsid w:val="00EB05B7"/>
    <w:rsid w:val="00EB0D6F"/>
    <w:rsid w:val="00EB1AD3"/>
    <w:rsid w:val="00EB2E93"/>
    <w:rsid w:val="00EB3E43"/>
    <w:rsid w:val="00EB452C"/>
    <w:rsid w:val="00EB4E03"/>
    <w:rsid w:val="00EB54B5"/>
    <w:rsid w:val="00EB54C7"/>
    <w:rsid w:val="00EB6D84"/>
    <w:rsid w:val="00EC0CBF"/>
    <w:rsid w:val="00EC1492"/>
    <w:rsid w:val="00EC1C81"/>
    <w:rsid w:val="00EC215C"/>
    <w:rsid w:val="00EC2493"/>
    <w:rsid w:val="00EC333E"/>
    <w:rsid w:val="00EC50E3"/>
    <w:rsid w:val="00EC53D1"/>
    <w:rsid w:val="00EC5638"/>
    <w:rsid w:val="00EC738F"/>
    <w:rsid w:val="00EC7425"/>
    <w:rsid w:val="00EC7911"/>
    <w:rsid w:val="00EC7A6B"/>
    <w:rsid w:val="00EC7CA1"/>
    <w:rsid w:val="00ED0E5A"/>
    <w:rsid w:val="00ED1240"/>
    <w:rsid w:val="00ED133C"/>
    <w:rsid w:val="00ED1BAF"/>
    <w:rsid w:val="00ED1E4E"/>
    <w:rsid w:val="00ED3765"/>
    <w:rsid w:val="00ED4D62"/>
    <w:rsid w:val="00ED4ED5"/>
    <w:rsid w:val="00ED5BD6"/>
    <w:rsid w:val="00ED5BDD"/>
    <w:rsid w:val="00ED6127"/>
    <w:rsid w:val="00ED682D"/>
    <w:rsid w:val="00ED7992"/>
    <w:rsid w:val="00EE01D1"/>
    <w:rsid w:val="00EE0233"/>
    <w:rsid w:val="00EE06B8"/>
    <w:rsid w:val="00EE0C79"/>
    <w:rsid w:val="00EE185B"/>
    <w:rsid w:val="00EE2707"/>
    <w:rsid w:val="00EE299F"/>
    <w:rsid w:val="00EE2FD1"/>
    <w:rsid w:val="00EE3FBE"/>
    <w:rsid w:val="00EE4361"/>
    <w:rsid w:val="00EE50D5"/>
    <w:rsid w:val="00EE6204"/>
    <w:rsid w:val="00EE68B6"/>
    <w:rsid w:val="00EF0A33"/>
    <w:rsid w:val="00EF0D83"/>
    <w:rsid w:val="00EF1831"/>
    <w:rsid w:val="00EF29EC"/>
    <w:rsid w:val="00EF2A56"/>
    <w:rsid w:val="00EF2D9E"/>
    <w:rsid w:val="00EF5032"/>
    <w:rsid w:val="00EF612A"/>
    <w:rsid w:val="00EF634E"/>
    <w:rsid w:val="00EF6DA4"/>
    <w:rsid w:val="00EF72A3"/>
    <w:rsid w:val="00EF78A9"/>
    <w:rsid w:val="00F00931"/>
    <w:rsid w:val="00F00C63"/>
    <w:rsid w:val="00F00D6E"/>
    <w:rsid w:val="00F00FF2"/>
    <w:rsid w:val="00F010A9"/>
    <w:rsid w:val="00F02075"/>
    <w:rsid w:val="00F02205"/>
    <w:rsid w:val="00F02B40"/>
    <w:rsid w:val="00F02F66"/>
    <w:rsid w:val="00F0318D"/>
    <w:rsid w:val="00F0322D"/>
    <w:rsid w:val="00F05650"/>
    <w:rsid w:val="00F056E4"/>
    <w:rsid w:val="00F06306"/>
    <w:rsid w:val="00F06D07"/>
    <w:rsid w:val="00F074E2"/>
    <w:rsid w:val="00F10C9B"/>
    <w:rsid w:val="00F14488"/>
    <w:rsid w:val="00F15EE6"/>
    <w:rsid w:val="00F171D9"/>
    <w:rsid w:val="00F1766D"/>
    <w:rsid w:val="00F1797D"/>
    <w:rsid w:val="00F17BEE"/>
    <w:rsid w:val="00F21440"/>
    <w:rsid w:val="00F23831"/>
    <w:rsid w:val="00F244B1"/>
    <w:rsid w:val="00F2510A"/>
    <w:rsid w:val="00F25427"/>
    <w:rsid w:val="00F25BD2"/>
    <w:rsid w:val="00F2667C"/>
    <w:rsid w:val="00F269DF"/>
    <w:rsid w:val="00F272CF"/>
    <w:rsid w:val="00F273B5"/>
    <w:rsid w:val="00F31227"/>
    <w:rsid w:val="00F3157B"/>
    <w:rsid w:val="00F31FCE"/>
    <w:rsid w:val="00F32A6B"/>
    <w:rsid w:val="00F331E2"/>
    <w:rsid w:val="00F3323A"/>
    <w:rsid w:val="00F337D8"/>
    <w:rsid w:val="00F33FAE"/>
    <w:rsid w:val="00F34148"/>
    <w:rsid w:val="00F37551"/>
    <w:rsid w:val="00F37EB0"/>
    <w:rsid w:val="00F40575"/>
    <w:rsid w:val="00F41658"/>
    <w:rsid w:val="00F41B02"/>
    <w:rsid w:val="00F42DDE"/>
    <w:rsid w:val="00F43179"/>
    <w:rsid w:val="00F43A37"/>
    <w:rsid w:val="00F43FE1"/>
    <w:rsid w:val="00F447C7"/>
    <w:rsid w:val="00F451CF"/>
    <w:rsid w:val="00F462A0"/>
    <w:rsid w:val="00F47567"/>
    <w:rsid w:val="00F501AA"/>
    <w:rsid w:val="00F50E97"/>
    <w:rsid w:val="00F51E14"/>
    <w:rsid w:val="00F5272B"/>
    <w:rsid w:val="00F52B0A"/>
    <w:rsid w:val="00F53BBE"/>
    <w:rsid w:val="00F549AE"/>
    <w:rsid w:val="00F55AA2"/>
    <w:rsid w:val="00F56ACB"/>
    <w:rsid w:val="00F56DE6"/>
    <w:rsid w:val="00F57AF0"/>
    <w:rsid w:val="00F60033"/>
    <w:rsid w:val="00F6029A"/>
    <w:rsid w:val="00F602B6"/>
    <w:rsid w:val="00F62611"/>
    <w:rsid w:val="00F640B1"/>
    <w:rsid w:val="00F649BC"/>
    <w:rsid w:val="00F64C0A"/>
    <w:rsid w:val="00F64EEB"/>
    <w:rsid w:val="00F6649F"/>
    <w:rsid w:val="00F66D65"/>
    <w:rsid w:val="00F67678"/>
    <w:rsid w:val="00F67C89"/>
    <w:rsid w:val="00F70318"/>
    <w:rsid w:val="00F705B5"/>
    <w:rsid w:val="00F705F5"/>
    <w:rsid w:val="00F70CE2"/>
    <w:rsid w:val="00F70FCC"/>
    <w:rsid w:val="00F7171C"/>
    <w:rsid w:val="00F71F37"/>
    <w:rsid w:val="00F72EB4"/>
    <w:rsid w:val="00F734C8"/>
    <w:rsid w:val="00F745F2"/>
    <w:rsid w:val="00F749C6"/>
    <w:rsid w:val="00F759B6"/>
    <w:rsid w:val="00F80526"/>
    <w:rsid w:val="00F805EC"/>
    <w:rsid w:val="00F80DD2"/>
    <w:rsid w:val="00F81406"/>
    <w:rsid w:val="00F818A5"/>
    <w:rsid w:val="00F81A53"/>
    <w:rsid w:val="00F81F5F"/>
    <w:rsid w:val="00F82691"/>
    <w:rsid w:val="00F84F3A"/>
    <w:rsid w:val="00F8511F"/>
    <w:rsid w:val="00F864E3"/>
    <w:rsid w:val="00F876E8"/>
    <w:rsid w:val="00F90505"/>
    <w:rsid w:val="00F90653"/>
    <w:rsid w:val="00F90EA9"/>
    <w:rsid w:val="00F90F5A"/>
    <w:rsid w:val="00F910B1"/>
    <w:rsid w:val="00F914B5"/>
    <w:rsid w:val="00F91664"/>
    <w:rsid w:val="00F9256B"/>
    <w:rsid w:val="00F9259E"/>
    <w:rsid w:val="00F943B7"/>
    <w:rsid w:val="00F94807"/>
    <w:rsid w:val="00F96585"/>
    <w:rsid w:val="00F970CA"/>
    <w:rsid w:val="00F97481"/>
    <w:rsid w:val="00F97698"/>
    <w:rsid w:val="00F9799A"/>
    <w:rsid w:val="00F97EBD"/>
    <w:rsid w:val="00FA0CA2"/>
    <w:rsid w:val="00FA0E46"/>
    <w:rsid w:val="00FA1D1A"/>
    <w:rsid w:val="00FA47C8"/>
    <w:rsid w:val="00FA48B6"/>
    <w:rsid w:val="00FA7814"/>
    <w:rsid w:val="00FA7FAC"/>
    <w:rsid w:val="00FB0181"/>
    <w:rsid w:val="00FB058E"/>
    <w:rsid w:val="00FB3927"/>
    <w:rsid w:val="00FB5FA4"/>
    <w:rsid w:val="00FB6B74"/>
    <w:rsid w:val="00FB78BA"/>
    <w:rsid w:val="00FB7AFF"/>
    <w:rsid w:val="00FC00F8"/>
    <w:rsid w:val="00FC0536"/>
    <w:rsid w:val="00FC095A"/>
    <w:rsid w:val="00FC0C46"/>
    <w:rsid w:val="00FC1581"/>
    <w:rsid w:val="00FC280B"/>
    <w:rsid w:val="00FC2C6A"/>
    <w:rsid w:val="00FC315B"/>
    <w:rsid w:val="00FC338E"/>
    <w:rsid w:val="00FC433E"/>
    <w:rsid w:val="00FC56DC"/>
    <w:rsid w:val="00FC589F"/>
    <w:rsid w:val="00FC5F36"/>
    <w:rsid w:val="00FC7A5B"/>
    <w:rsid w:val="00FC7BED"/>
    <w:rsid w:val="00FD0379"/>
    <w:rsid w:val="00FD40E8"/>
    <w:rsid w:val="00FD43D4"/>
    <w:rsid w:val="00FD4B32"/>
    <w:rsid w:val="00FD4E7D"/>
    <w:rsid w:val="00FD5738"/>
    <w:rsid w:val="00FD630E"/>
    <w:rsid w:val="00FD638D"/>
    <w:rsid w:val="00FD6C85"/>
    <w:rsid w:val="00FD6CF0"/>
    <w:rsid w:val="00FD7407"/>
    <w:rsid w:val="00FE0A85"/>
    <w:rsid w:val="00FE1662"/>
    <w:rsid w:val="00FE19F6"/>
    <w:rsid w:val="00FE2B95"/>
    <w:rsid w:val="00FE4747"/>
    <w:rsid w:val="00FE52E7"/>
    <w:rsid w:val="00FE5B3F"/>
    <w:rsid w:val="00FE5E3B"/>
    <w:rsid w:val="00FE5FD9"/>
    <w:rsid w:val="00FE71AD"/>
    <w:rsid w:val="00FE724A"/>
    <w:rsid w:val="00FF04EB"/>
    <w:rsid w:val="00FF0A26"/>
    <w:rsid w:val="00FF1205"/>
    <w:rsid w:val="00FF1D7D"/>
    <w:rsid w:val="00FF227E"/>
    <w:rsid w:val="00FF2D62"/>
    <w:rsid w:val="00FF3093"/>
    <w:rsid w:val="00FF366F"/>
    <w:rsid w:val="00FF377D"/>
    <w:rsid w:val="00FF3907"/>
    <w:rsid w:val="00FF4530"/>
    <w:rsid w:val="00FF4B84"/>
    <w:rsid w:val="00FF50F0"/>
    <w:rsid w:val="00FF517A"/>
    <w:rsid w:val="00FF52DC"/>
    <w:rsid w:val="00FF54A4"/>
    <w:rsid w:val="00FF5A82"/>
    <w:rsid w:val="00FF6A6A"/>
    <w:rsid w:val="00FF75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C4633"/>
  <w15:chartTrackingRefBased/>
  <w15:docId w15:val="{E9E3D290-EA4E-465A-8DED-CDB7F150A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A10"/>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A32C2F"/>
    <w:pPr>
      <w:keepNext/>
      <w:numPr>
        <w:numId w:val="8"/>
      </w:numPr>
      <w:spacing w:before="240" w:after="60"/>
      <w:jc w:val="both"/>
      <w:outlineLvl w:val="0"/>
    </w:pPr>
    <w:rPr>
      <w:rFonts w:ascii="Arial" w:eastAsia="Malgun Gothic" w:hAnsi="Arial" w:cs="Arial"/>
      <w:b/>
      <w:kern w:val="32"/>
      <w:sz w:val="22"/>
      <w:szCs w:val="22"/>
      <w:lang w:eastAsia="en-US"/>
    </w:rPr>
  </w:style>
  <w:style w:type="paragraph" w:styleId="Heading2">
    <w:name w:val="heading 2"/>
    <w:basedOn w:val="Normal"/>
    <w:next w:val="Normal"/>
    <w:link w:val="Heading2Char"/>
    <w:qFormat/>
    <w:rsid w:val="00A32C2F"/>
    <w:pPr>
      <w:keepNext/>
      <w:numPr>
        <w:ilvl w:val="1"/>
        <w:numId w:val="8"/>
      </w:numPr>
      <w:spacing w:before="240" w:after="60"/>
      <w:jc w:val="both"/>
      <w:outlineLvl w:val="1"/>
    </w:pPr>
    <w:rPr>
      <w:rFonts w:ascii="Arial" w:eastAsia="Malgun Gothic" w:hAnsi="Arial"/>
      <w:b/>
      <w:i/>
      <w:szCs w:val="20"/>
      <w:lang w:eastAsia="en-US"/>
    </w:rPr>
  </w:style>
  <w:style w:type="paragraph" w:styleId="Heading3">
    <w:name w:val="heading 3"/>
    <w:basedOn w:val="Normal"/>
    <w:next w:val="Normal"/>
    <w:link w:val="Heading3Char"/>
    <w:qFormat/>
    <w:rsid w:val="00A32C2F"/>
    <w:pPr>
      <w:keepNext/>
      <w:numPr>
        <w:ilvl w:val="2"/>
        <w:numId w:val="8"/>
      </w:numPr>
      <w:tabs>
        <w:tab w:val="clear" w:pos="720"/>
      </w:tabs>
      <w:spacing w:before="240" w:after="60"/>
      <w:jc w:val="both"/>
      <w:outlineLvl w:val="2"/>
    </w:pPr>
    <w:rPr>
      <w:rFonts w:ascii="Arial" w:eastAsia="Malgun Gothic" w:hAnsi="Arial"/>
      <w:b/>
      <w:sz w:val="22"/>
      <w:szCs w:val="20"/>
      <w:lang w:eastAsia="en-US"/>
    </w:rPr>
  </w:style>
  <w:style w:type="paragraph" w:styleId="Heading4">
    <w:name w:val="heading 4"/>
    <w:basedOn w:val="Normal"/>
    <w:next w:val="Normal"/>
    <w:link w:val="Heading4Char"/>
    <w:qFormat/>
    <w:rsid w:val="00A32C2F"/>
    <w:pPr>
      <w:keepNext/>
      <w:numPr>
        <w:ilvl w:val="3"/>
        <w:numId w:val="8"/>
      </w:numPr>
      <w:spacing w:before="240" w:after="60"/>
      <w:jc w:val="both"/>
      <w:outlineLvl w:val="3"/>
    </w:pPr>
    <w:rPr>
      <w:rFonts w:ascii="Arial" w:eastAsia="Malgun Gothic" w:hAnsi="Arial"/>
      <w:b/>
      <w:sz w:val="20"/>
      <w:szCs w:val="20"/>
      <w:lang w:eastAsia="en-US"/>
    </w:rPr>
  </w:style>
  <w:style w:type="paragraph" w:styleId="Heading5">
    <w:name w:val="heading 5"/>
    <w:basedOn w:val="Normal"/>
    <w:next w:val="Normal"/>
    <w:link w:val="Heading5Char"/>
    <w:qFormat/>
    <w:rsid w:val="00A32C2F"/>
    <w:pPr>
      <w:numPr>
        <w:ilvl w:val="4"/>
        <w:numId w:val="8"/>
      </w:numPr>
      <w:spacing w:before="240" w:after="60"/>
      <w:jc w:val="both"/>
      <w:outlineLvl w:val="4"/>
    </w:pPr>
    <w:rPr>
      <w:rFonts w:ascii="Arial" w:eastAsia="Malgun Gothic" w:hAnsi="Arial"/>
      <w:b/>
      <w:i/>
      <w:sz w:val="26"/>
      <w:szCs w:val="20"/>
      <w:lang w:eastAsia="en-US"/>
    </w:rPr>
  </w:style>
  <w:style w:type="paragraph" w:styleId="Heading6">
    <w:name w:val="heading 6"/>
    <w:basedOn w:val="Normal"/>
    <w:next w:val="Normal"/>
    <w:link w:val="Heading6Char"/>
    <w:qFormat/>
    <w:rsid w:val="00A32C2F"/>
    <w:pPr>
      <w:numPr>
        <w:ilvl w:val="5"/>
        <w:numId w:val="8"/>
      </w:numPr>
      <w:spacing w:before="240" w:after="60"/>
      <w:jc w:val="both"/>
      <w:outlineLvl w:val="5"/>
    </w:pPr>
    <w:rPr>
      <w:rFonts w:ascii="Arial" w:eastAsia="Malgun Gothic" w:hAnsi="Arial"/>
      <w:b/>
      <w:sz w:val="22"/>
      <w:szCs w:val="20"/>
      <w:lang w:eastAsia="en-US"/>
    </w:rPr>
  </w:style>
  <w:style w:type="paragraph" w:styleId="Heading7">
    <w:name w:val="heading 7"/>
    <w:basedOn w:val="Normal"/>
    <w:next w:val="Normal"/>
    <w:link w:val="Heading7Char"/>
    <w:qFormat/>
    <w:rsid w:val="00A32C2F"/>
    <w:pPr>
      <w:numPr>
        <w:ilvl w:val="6"/>
        <w:numId w:val="8"/>
      </w:numPr>
      <w:spacing w:before="240" w:after="60"/>
      <w:jc w:val="both"/>
      <w:outlineLvl w:val="6"/>
    </w:pPr>
    <w:rPr>
      <w:rFonts w:ascii="Arial" w:eastAsia="Malgun Gothic" w:hAnsi="Arial"/>
      <w:sz w:val="20"/>
      <w:szCs w:val="20"/>
      <w:lang w:eastAsia="en-US"/>
    </w:rPr>
  </w:style>
  <w:style w:type="paragraph" w:styleId="Heading8">
    <w:name w:val="heading 8"/>
    <w:basedOn w:val="Normal"/>
    <w:next w:val="Normal"/>
    <w:link w:val="Heading8Char"/>
    <w:qFormat/>
    <w:rsid w:val="00A32C2F"/>
    <w:pPr>
      <w:numPr>
        <w:ilvl w:val="7"/>
        <w:numId w:val="8"/>
      </w:numPr>
      <w:spacing w:before="240" w:after="60"/>
      <w:jc w:val="both"/>
      <w:outlineLvl w:val="7"/>
    </w:pPr>
    <w:rPr>
      <w:rFonts w:ascii="Arial" w:eastAsia="Malgun Gothic" w:hAnsi="Arial"/>
      <w:i/>
      <w:sz w:val="20"/>
      <w:szCs w:val="20"/>
      <w:lang w:eastAsia="en-US"/>
    </w:rPr>
  </w:style>
  <w:style w:type="paragraph" w:styleId="Heading9">
    <w:name w:val="heading 9"/>
    <w:basedOn w:val="Normal"/>
    <w:next w:val="Normal"/>
    <w:link w:val="Heading9Char"/>
    <w:qFormat/>
    <w:rsid w:val="00A32C2F"/>
    <w:pPr>
      <w:numPr>
        <w:ilvl w:val="8"/>
        <w:numId w:val="8"/>
      </w:numPr>
      <w:spacing w:before="240" w:after="60"/>
      <w:jc w:val="both"/>
      <w:outlineLvl w:val="8"/>
    </w:pPr>
    <w:rPr>
      <w:rFonts w:ascii="Helvetica" w:eastAsia="Malgun Gothic" w:hAnsi="Helvetic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Professional table"/>
    <w:basedOn w:val="TableNormal"/>
    <w:uiPriority w:val="39"/>
    <w:rsid w:val="00B83784"/>
    <w:tblPr>
      <w:tblBorders>
        <w:top w:val="single" w:sz="4" w:space="0" w:color="auto"/>
        <w:insideH w:val="single" w:sz="4" w:space="0" w:color="auto"/>
      </w:tblBorders>
    </w:tblPr>
  </w:style>
  <w:style w:type="paragraph" w:styleId="ListParagraph">
    <w:name w:val="List Paragraph"/>
    <w:basedOn w:val="Normal"/>
    <w:uiPriority w:val="34"/>
    <w:qFormat/>
    <w:rsid w:val="00D84F19"/>
    <w:pPr>
      <w:ind w:left="720"/>
      <w:contextualSpacing/>
    </w:pPr>
  </w:style>
  <w:style w:type="paragraph" w:styleId="Caption">
    <w:name w:val="caption"/>
    <w:basedOn w:val="Normal"/>
    <w:next w:val="Normal"/>
    <w:uiPriority w:val="35"/>
    <w:unhideWhenUsed/>
    <w:qFormat/>
    <w:rsid w:val="000F6A96"/>
    <w:pPr>
      <w:spacing w:after="200"/>
    </w:pPr>
    <w:rPr>
      <w:i/>
      <w:iCs/>
      <w:color w:val="44546A" w:themeColor="text2"/>
      <w:sz w:val="18"/>
      <w:szCs w:val="18"/>
    </w:rPr>
  </w:style>
  <w:style w:type="character" w:styleId="Hyperlink">
    <w:name w:val="Hyperlink"/>
    <w:basedOn w:val="DefaultParagraphFont"/>
    <w:uiPriority w:val="99"/>
    <w:unhideWhenUsed/>
    <w:rsid w:val="00256D1F"/>
    <w:rPr>
      <w:color w:val="0563C1" w:themeColor="hyperlink"/>
      <w:u w:val="single"/>
    </w:rPr>
  </w:style>
  <w:style w:type="character" w:customStyle="1" w:styleId="1">
    <w:name w:val="확인되지 않은 멘션1"/>
    <w:basedOn w:val="DefaultParagraphFont"/>
    <w:uiPriority w:val="99"/>
    <w:semiHidden/>
    <w:unhideWhenUsed/>
    <w:rsid w:val="00256D1F"/>
    <w:rPr>
      <w:color w:val="605E5C"/>
      <w:shd w:val="clear" w:color="auto" w:fill="E1DFDD"/>
    </w:rPr>
  </w:style>
  <w:style w:type="table" w:styleId="TableGridLight">
    <w:name w:val="Grid Table Light"/>
    <w:basedOn w:val="TableNormal"/>
    <w:uiPriority w:val="40"/>
    <w:rsid w:val="00E07BB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B50654"/>
    <w:pPr>
      <w:tabs>
        <w:tab w:val="center" w:pos="4680"/>
        <w:tab w:val="right" w:pos="9360"/>
      </w:tabs>
    </w:pPr>
  </w:style>
  <w:style w:type="character" w:customStyle="1" w:styleId="HeaderChar">
    <w:name w:val="Header Char"/>
    <w:basedOn w:val="DefaultParagraphFont"/>
    <w:link w:val="Header"/>
    <w:uiPriority w:val="99"/>
    <w:rsid w:val="00B50654"/>
  </w:style>
  <w:style w:type="paragraph" w:styleId="Footer">
    <w:name w:val="footer"/>
    <w:basedOn w:val="Normal"/>
    <w:link w:val="FooterChar"/>
    <w:uiPriority w:val="99"/>
    <w:unhideWhenUsed/>
    <w:rsid w:val="00B50654"/>
    <w:pPr>
      <w:tabs>
        <w:tab w:val="center" w:pos="4680"/>
        <w:tab w:val="right" w:pos="9360"/>
      </w:tabs>
    </w:pPr>
  </w:style>
  <w:style w:type="character" w:customStyle="1" w:styleId="FooterChar">
    <w:name w:val="Footer Char"/>
    <w:basedOn w:val="DefaultParagraphFont"/>
    <w:link w:val="Footer"/>
    <w:uiPriority w:val="99"/>
    <w:rsid w:val="00B50654"/>
  </w:style>
  <w:style w:type="character" w:customStyle="1" w:styleId="Heading1Char">
    <w:name w:val="Heading 1 Char"/>
    <w:basedOn w:val="DefaultParagraphFont"/>
    <w:link w:val="Heading1"/>
    <w:rsid w:val="00A32C2F"/>
    <w:rPr>
      <w:rFonts w:ascii="Arial" w:eastAsia="Malgun Gothic" w:hAnsi="Arial" w:cs="Arial"/>
      <w:b/>
      <w:kern w:val="32"/>
      <w:sz w:val="22"/>
      <w:szCs w:val="22"/>
      <w:lang w:val="en-US" w:eastAsia="en-US"/>
      <w14:ligatures w14:val="none"/>
    </w:rPr>
  </w:style>
  <w:style w:type="character" w:customStyle="1" w:styleId="Heading2Char">
    <w:name w:val="Heading 2 Char"/>
    <w:basedOn w:val="DefaultParagraphFont"/>
    <w:link w:val="Heading2"/>
    <w:rsid w:val="00A32C2F"/>
    <w:rPr>
      <w:rFonts w:ascii="Arial" w:eastAsia="Malgun Gothic" w:hAnsi="Arial" w:cs="Times New Roman"/>
      <w:b/>
      <w:i/>
      <w:kern w:val="0"/>
      <w:szCs w:val="20"/>
      <w:lang w:val="en-US" w:eastAsia="en-US"/>
      <w14:ligatures w14:val="none"/>
    </w:rPr>
  </w:style>
  <w:style w:type="character" w:customStyle="1" w:styleId="Heading3Char">
    <w:name w:val="Heading 3 Char"/>
    <w:basedOn w:val="DefaultParagraphFont"/>
    <w:link w:val="Heading3"/>
    <w:rsid w:val="00A32C2F"/>
    <w:rPr>
      <w:rFonts w:ascii="Arial" w:eastAsia="Malgun Gothic" w:hAnsi="Arial" w:cs="Times New Roman"/>
      <w:b/>
      <w:kern w:val="0"/>
      <w:sz w:val="22"/>
      <w:szCs w:val="20"/>
      <w:lang w:val="en-US" w:eastAsia="en-US"/>
      <w14:ligatures w14:val="none"/>
    </w:rPr>
  </w:style>
  <w:style w:type="character" w:customStyle="1" w:styleId="Heading4Char">
    <w:name w:val="Heading 4 Char"/>
    <w:basedOn w:val="DefaultParagraphFont"/>
    <w:link w:val="Heading4"/>
    <w:rsid w:val="00A32C2F"/>
    <w:rPr>
      <w:rFonts w:ascii="Arial" w:eastAsia="Malgun Gothic" w:hAnsi="Arial" w:cs="Times New Roman"/>
      <w:b/>
      <w:kern w:val="0"/>
      <w:sz w:val="20"/>
      <w:szCs w:val="20"/>
      <w:lang w:val="en-US" w:eastAsia="en-US"/>
      <w14:ligatures w14:val="none"/>
    </w:rPr>
  </w:style>
  <w:style w:type="character" w:customStyle="1" w:styleId="Heading5Char">
    <w:name w:val="Heading 5 Char"/>
    <w:basedOn w:val="DefaultParagraphFont"/>
    <w:link w:val="Heading5"/>
    <w:rsid w:val="00A32C2F"/>
    <w:rPr>
      <w:rFonts w:ascii="Arial" w:eastAsia="Malgun Gothic" w:hAnsi="Arial" w:cs="Times New Roman"/>
      <w:b/>
      <w:i/>
      <w:kern w:val="0"/>
      <w:sz w:val="26"/>
      <w:szCs w:val="20"/>
      <w:lang w:val="en-US" w:eastAsia="en-US"/>
      <w14:ligatures w14:val="none"/>
    </w:rPr>
  </w:style>
  <w:style w:type="character" w:customStyle="1" w:styleId="Heading6Char">
    <w:name w:val="Heading 6 Char"/>
    <w:basedOn w:val="DefaultParagraphFont"/>
    <w:link w:val="Heading6"/>
    <w:rsid w:val="00A32C2F"/>
    <w:rPr>
      <w:rFonts w:ascii="Arial" w:eastAsia="Malgun Gothic" w:hAnsi="Arial" w:cs="Times New Roman"/>
      <w:b/>
      <w:kern w:val="0"/>
      <w:sz w:val="22"/>
      <w:szCs w:val="20"/>
      <w:lang w:val="en-US" w:eastAsia="en-US"/>
      <w14:ligatures w14:val="none"/>
    </w:rPr>
  </w:style>
  <w:style w:type="character" w:customStyle="1" w:styleId="Heading7Char">
    <w:name w:val="Heading 7 Char"/>
    <w:basedOn w:val="DefaultParagraphFont"/>
    <w:link w:val="Heading7"/>
    <w:rsid w:val="00A32C2F"/>
    <w:rPr>
      <w:rFonts w:ascii="Arial" w:eastAsia="Malgun Gothic" w:hAnsi="Arial" w:cs="Times New Roman"/>
      <w:kern w:val="0"/>
      <w:sz w:val="20"/>
      <w:szCs w:val="20"/>
      <w:lang w:val="en-US" w:eastAsia="en-US"/>
      <w14:ligatures w14:val="none"/>
    </w:rPr>
  </w:style>
  <w:style w:type="character" w:customStyle="1" w:styleId="Heading8Char">
    <w:name w:val="Heading 8 Char"/>
    <w:basedOn w:val="DefaultParagraphFont"/>
    <w:link w:val="Heading8"/>
    <w:rsid w:val="00A32C2F"/>
    <w:rPr>
      <w:rFonts w:ascii="Arial" w:eastAsia="Malgun Gothic" w:hAnsi="Arial" w:cs="Times New Roman"/>
      <w:i/>
      <w:kern w:val="0"/>
      <w:sz w:val="20"/>
      <w:szCs w:val="20"/>
      <w:lang w:val="en-US" w:eastAsia="en-US"/>
      <w14:ligatures w14:val="none"/>
    </w:rPr>
  </w:style>
  <w:style w:type="character" w:customStyle="1" w:styleId="Heading9Char">
    <w:name w:val="Heading 9 Char"/>
    <w:basedOn w:val="DefaultParagraphFont"/>
    <w:link w:val="Heading9"/>
    <w:rsid w:val="00A32C2F"/>
    <w:rPr>
      <w:rFonts w:ascii="Helvetica" w:eastAsia="Malgun Gothic" w:hAnsi="Helvetica" w:cs="Times New Roman"/>
      <w:kern w:val="0"/>
      <w:sz w:val="22"/>
      <w:szCs w:val="20"/>
      <w:lang w:val="en-US" w:eastAsia="en-US"/>
      <w14:ligatures w14:val="none"/>
    </w:rPr>
  </w:style>
  <w:style w:type="character" w:styleId="FollowedHyperlink">
    <w:name w:val="FollowedHyperlink"/>
    <w:basedOn w:val="DefaultParagraphFont"/>
    <w:uiPriority w:val="99"/>
    <w:semiHidden/>
    <w:unhideWhenUsed/>
    <w:rsid w:val="0006240C"/>
    <w:rPr>
      <w:color w:val="954F72" w:themeColor="followedHyperlink"/>
      <w:u w:val="single"/>
    </w:rPr>
  </w:style>
  <w:style w:type="character" w:customStyle="1" w:styleId="apple-converted-space">
    <w:name w:val="apple-converted-space"/>
    <w:basedOn w:val="DefaultParagraphFont"/>
    <w:rsid w:val="0006240C"/>
  </w:style>
  <w:style w:type="character" w:customStyle="1" w:styleId="ref-title">
    <w:name w:val="ref-title"/>
    <w:basedOn w:val="DefaultParagraphFont"/>
    <w:rsid w:val="0006240C"/>
  </w:style>
  <w:style w:type="character" w:customStyle="1" w:styleId="ref-journal">
    <w:name w:val="ref-journal"/>
    <w:basedOn w:val="DefaultParagraphFont"/>
    <w:rsid w:val="0006240C"/>
  </w:style>
  <w:style w:type="character" w:customStyle="1" w:styleId="ref-vol">
    <w:name w:val="ref-vol"/>
    <w:basedOn w:val="DefaultParagraphFont"/>
    <w:rsid w:val="0006240C"/>
  </w:style>
  <w:style w:type="character" w:customStyle="1" w:styleId="mixed-citation">
    <w:name w:val="mixed-citation"/>
    <w:basedOn w:val="DefaultParagraphFont"/>
    <w:rsid w:val="0006240C"/>
  </w:style>
  <w:style w:type="character" w:styleId="CommentReference">
    <w:name w:val="annotation reference"/>
    <w:basedOn w:val="DefaultParagraphFont"/>
    <w:uiPriority w:val="99"/>
    <w:semiHidden/>
    <w:unhideWhenUsed/>
    <w:rsid w:val="00DB722F"/>
    <w:rPr>
      <w:sz w:val="18"/>
      <w:szCs w:val="18"/>
    </w:rPr>
  </w:style>
  <w:style w:type="paragraph" w:styleId="CommentText">
    <w:name w:val="annotation text"/>
    <w:basedOn w:val="Normal"/>
    <w:link w:val="CommentTextChar"/>
    <w:uiPriority w:val="99"/>
    <w:unhideWhenUsed/>
    <w:rsid w:val="00DB722F"/>
  </w:style>
  <w:style w:type="character" w:customStyle="1" w:styleId="CommentTextChar">
    <w:name w:val="Comment Text Char"/>
    <w:basedOn w:val="DefaultParagraphFont"/>
    <w:link w:val="CommentText"/>
    <w:uiPriority w:val="99"/>
    <w:rsid w:val="00DB722F"/>
    <w:rPr>
      <w:rFonts w:ascii="Times New Roman" w:eastAsia="Times New Roman" w:hAnsi="Times New Roman" w:cs="Times New Roman"/>
      <w:kern w:val="0"/>
      <w14:ligatures w14:val="none"/>
    </w:rPr>
  </w:style>
  <w:style w:type="paragraph" w:styleId="CommentSubject">
    <w:name w:val="annotation subject"/>
    <w:basedOn w:val="CommentText"/>
    <w:next w:val="CommentText"/>
    <w:link w:val="CommentSubjectChar"/>
    <w:uiPriority w:val="99"/>
    <w:semiHidden/>
    <w:unhideWhenUsed/>
    <w:rsid w:val="00DB722F"/>
    <w:rPr>
      <w:b/>
      <w:bCs/>
    </w:rPr>
  </w:style>
  <w:style w:type="character" w:customStyle="1" w:styleId="CommentSubjectChar">
    <w:name w:val="Comment Subject Char"/>
    <w:basedOn w:val="CommentTextChar"/>
    <w:link w:val="CommentSubject"/>
    <w:uiPriority w:val="99"/>
    <w:semiHidden/>
    <w:rsid w:val="00DB722F"/>
    <w:rPr>
      <w:rFonts w:ascii="Times New Roman" w:eastAsia="Times New Roman" w:hAnsi="Times New Roman" w:cs="Times New Roman"/>
      <w:b/>
      <w:bCs/>
      <w:kern w:val="0"/>
      <w14:ligatures w14:val="none"/>
    </w:rPr>
  </w:style>
  <w:style w:type="paragraph" w:styleId="BalloonText">
    <w:name w:val="Balloon Text"/>
    <w:basedOn w:val="Normal"/>
    <w:link w:val="BalloonTextChar"/>
    <w:uiPriority w:val="99"/>
    <w:semiHidden/>
    <w:unhideWhenUsed/>
    <w:rsid w:val="00DB722F"/>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DB722F"/>
    <w:rPr>
      <w:rFonts w:asciiTheme="majorHAnsi" w:eastAsiaTheme="majorEastAsia" w:hAnsiTheme="majorHAnsi" w:cstheme="majorBidi"/>
      <w:kern w:val="0"/>
      <w:sz w:val="18"/>
      <w:szCs w:val="18"/>
      <w14:ligatures w14:val="none"/>
    </w:rPr>
  </w:style>
  <w:style w:type="paragraph" w:styleId="TOC2">
    <w:name w:val="toc 2"/>
    <w:basedOn w:val="Normal"/>
    <w:next w:val="Normal"/>
    <w:autoRedefine/>
    <w:uiPriority w:val="39"/>
    <w:unhideWhenUsed/>
    <w:rsid w:val="00BF728E"/>
    <w:pPr>
      <w:spacing w:line="288" w:lineRule="auto"/>
    </w:pPr>
    <w:rPr>
      <w:rFonts w:eastAsiaTheme="minorHAnsi" w:cstheme="minorHAnsi"/>
      <w:b/>
      <w:bCs/>
      <w:kern w:val="2"/>
      <w:szCs w:val="22"/>
      <w:lang w:eastAsia="en-US"/>
      <w14:ligatures w14:val="standardContextual"/>
    </w:rPr>
  </w:style>
  <w:style w:type="paragraph" w:customStyle="1" w:styleId="EndNoteBibliographyTitle">
    <w:name w:val="EndNote Bibliography Title"/>
    <w:basedOn w:val="Normal"/>
    <w:link w:val="EndNoteBibliographyTitleChar"/>
    <w:rsid w:val="00E1345D"/>
    <w:pPr>
      <w:jc w:val="center"/>
    </w:pPr>
  </w:style>
  <w:style w:type="character" w:customStyle="1" w:styleId="EndNoteBibliographyTitleChar">
    <w:name w:val="EndNote Bibliography Title Char"/>
    <w:basedOn w:val="Heading1Char"/>
    <w:link w:val="EndNoteBibliographyTitle"/>
    <w:rsid w:val="00E1345D"/>
    <w:rPr>
      <w:rFonts w:ascii="Times New Roman" w:eastAsia="Times New Roman" w:hAnsi="Times New Roman" w:cs="Times New Roman"/>
      <w:b w:val="0"/>
      <w:kern w:val="0"/>
      <w:sz w:val="22"/>
      <w:szCs w:val="22"/>
      <w:lang w:val="en-US" w:eastAsia="en-US"/>
      <w14:ligatures w14:val="none"/>
    </w:rPr>
  </w:style>
  <w:style w:type="paragraph" w:customStyle="1" w:styleId="EndNoteBibliography">
    <w:name w:val="EndNote Bibliography"/>
    <w:basedOn w:val="Normal"/>
    <w:link w:val="EndNoteBibliographyChar"/>
    <w:rsid w:val="00E1345D"/>
  </w:style>
  <w:style w:type="character" w:customStyle="1" w:styleId="EndNoteBibliographyChar">
    <w:name w:val="EndNote Bibliography Char"/>
    <w:basedOn w:val="Heading1Char"/>
    <w:link w:val="EndNoteBibliography"/>
    <w:rsid w:val="00E1345D"/>
    <w:rPr>
      <w:rFonts w:ascii="Times New Roman" w:eastAsia="Times New Roman" w:hAnsi="Times New Roman" w:cs="Times New Roman"/>
      <w:b w:val="0"/>
      <w:kern w:val="0"/>
      <w:sz w:val="22"/>
      <w:szCs w:val="22"/>
      <w:lang w:val="en-US" w:eastAsia="en-US"/>
      <w14:ligatures w14:val="none"/>
    </w:rPr>
  </w:style>
  <w:style w:type="character" w:customStyle="1" w:styleId="UnresolvedMention1">
    <w:name w:val="Unresolved Mention1"/>
    <w:basedOn w:val="DefaultParagraphFont"/>
    <w:uiPriority w:val="99"/>
    <w:semiHidden/>
    <w:unhideWhenUsed/>
    <w:rsid w:val="00E1345D"/>
    <w:rPr>
      <w:color w:val="605E5C"/>
      <w:shd w:val="clear" w:color="auto" w:fill="E1DFDD"/>
    </w:rPr>
  </w:style>
  <w:style w:type="paragraph" w:customStyle="1" w:styleId="a">
    <w:name w:val="국문저자"/>
    <w:basedOn w:val="Normal"/>
    <w:rsid w:val="00D25FA0"/>
    <w:pPr>
      <w:widowControl w:val="0"/>
      <w:autoSpaceDE w:val="0"/>
      <w:autoSpaceDN w:val="0"/>
      <w:spacing w:line="312" w:lineRule="auto"/>
      <w:textAlignment w:val="baseline"/>
    </w:pPr>
    <w:rPr>
      <w:rFonts w:ascii="한양신명조" w:eastAsia="Gulim" w:hAnsi="Gulim" w:cs="Gulim"/>
      <w:color w:val="000000"/>
      <w:kern w:val="2"/>
      <w:sz w:val="18"/>
      <w:szCs w:val="18"/>
    </w:rPr>
  </w:style>
  <w:style w:type="paragraph" w:styleId="Revision">
    <w:name w:val="Revision"/>
    <w:hidden/>
    <w:uiPriority w:val="99"/>
    <w:semiHidden/>
    <w:rsid w:val="00C35122"/>
    <w:rPr>
      <w:rFonts w:ascii="Times New Roman" w:eastAsia="Times New Roman" w:hAnsi="Times New Roman" w:cs="Times New Roman"/>
      <w:kern w:val="0"/>
      <w14:ligatures w14:val="none"/>
    </w:rPr>
  </w:style>
  <w:style w:type="character" w:customStyle="1" w:styleId="UnresolvedMention2">
    <w:name w:val="Unresolved Mention2"/>
    <w:basedOn w:val="DefaultParagraphFont"/>
    <w:uiPriority w:val="99"/>
    <w:semiHidden/>
    <w:unhideWhenUsed/>
    <w:rsid w:val="00B234E1"/>
    <w:rPr>
      <w:color w:val="605E5C"/>
      <w:shd w:val="clear" w:color="auto" w:fill="E1DFDD"/>
    </w:rPr>
  </w:style>
  <w:style w:type="character" w:customStyle="1" w:styleId="UnresolvedMention3">
    <w:name w:val="Unresolved Mention3"/>
    <w:basedOn w:val="DefaultParagraphFont"/>
    <w:uiPriority w:val="99"/>
    <w:semiHidden/>
    <w:unhideWhenUsed/>
    <w:rsid w:val="00486679"/>
    <w:rPr>
      <w:color w:val="605E5C"/>
      <w:shd w:val="clear" w:color="auto" w:fill="E1DFDD"/>
    </w:rPr>
  </w:style>
  <w:style w:type="character" w:customStyle="1" w:styleId="anchor-text">
    <w:name w:val="anchor-text"/>
    <w:basedOn w:val="DefaultParagraphFont"/>
    <w:rsid w:val="00486679"/>
  </w:style>
  <w:style w:type="paragraph" w:styleId="EndnoteText">
    <w:name w:val="endnote text"/>
    <w:basedOn w:val="Normal"/>
    <w:link w:val="EndnoteTextChar"/>
    <w:uiPriority w:val="99"/>
    <w:semiHidden/>
    <w:unhideWhenUsed/>
    <w:rsid w:val="00B47460"/>
    <w:rPr>
      <w:sz w:val="20"/>
      <w:szCs w:val="20"/>
    </w:rPr>
  </w:style>
  <w:style w:type="character" w:customStyle="1" w:styleId="EndnoteTextChar">
    <w:name w:val="Endnote Text Char"/>
    <w:basedOn w:val="DefaultParagraphFont"/>
    <w:link w:val="EndnoteText"/>
    <w:uiPriority w:val="99"/>
    <w:semiHidden/>
    <w:rsid w:val="00B47460"/>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B47460"/>
    <w:rPr>
      <w:vertAlign w:val="superscript"/>
    </w:rPr>
  </w:style>
  <w:style w:type="paragraph" w:styleId="TOC1">
    <w:name w:val="toc 1"/>
    <w:basedOn w:val="Normal"/>
    <w:next w:val="Normal"/>
    <w:autoRedefine/>
    <w:uiPriority w:val="39"/>
    <w:unhideWhenUsed/>
    <w:rsid w:val="002422EE"/>
    <w:pPr>
      <w:spacing w:line="288" w:lineRule="auto"/>
    </w:pPr>
    <w:rPr>
      <w:rFonts w:eastAsiaTheme="minorHAnsi" w:cstheme="minorHAnsi"/>
      <w:b/>
      <w:bCs/>
      <w:iCs/>
      <w:kern w:val="2"/>
      <w:lang w:eastAsia="en-US"/>
      <w14:ligatures w14:val="standardContextual"/>
    </w:rPr>
  </w:style>
  <w:style w:type="character" w:styleId="UnresolvedMention">
    <w:name w:val="Unresolved Mention"/>
    <w:basedOn w:val="DefaultParagraphFont"/>
    <w:uiPriority w:val="99"/>
    <w:semiHidden/>
    <w:unhideWhenUsed/>
    <w:rsid w:val="004A4BF0"/>
    <w:rPr>
      <w:color w:val="605E5C"/>
      <w:shd w:val="clear" w:color="auto" w:fill="E1DFDD"/>
    </w:rPr>
  </w:style>
  <w:style w:type="character" w:styleId="PageNumber">
    <w:name w:val="page number"/>
    <w:basedOn w:val="DefaultParagraphFont"/>
    <w:uiPriority w:val="99"/>
    <w:semiHidden/>
    <w:unhideWhenUsed/>
    <w:rsid w:val="00941861"/>
  </w:style>
  <w:style w:type="character" w:styleId="LineNumber">
    <w:name w:val="line number"/>
    <w:basedOn w:val="DefaultParagraphFont"/>
    <w:uiPriority w:val="99"/>
    <w:semiHidden/>
    <w:unhideWhenUsed/>
    <w:rsid w:val="001E254E"/>
  </w:style>
  <w:style w:type="paragraph" w:styleId="Bibliography">
    <w:name w:val="Bibliography"/>
    <w:basedOn w:val="Normal"/>
    <w:next w:val="Normal"/>
    <w:uiPriority w:val="37"/>
    <w:unhideWhenUsed/>
    <w:rsid w:val="00FF1D7D"/>
    <w:pPr>
      <w:tabs>
        <w:tab w:val="left" w:pos="380"/>
      </w:tabs>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3238">
      <w:bodyDiv w:val="1"/>
      <w:marLeft w:val="0"/>
      <w:marRight w:val="0"/>
      <w:marTop w:val="0"/>
      <w:marBottom w:val="0"/>
      <w:divBdr>
        <w:top w:val="none" w:sz="0" w:space="0" w:color="auto"/>
        <w:left w:val="none" w:sz="0" w:space="0" w:color="auto"/>
        <w:bottom w:val="none" w:sz="0" w:space="0" w:color="auto"/>
        <w:right w:val="none" w:sz="0" w:space="0" w:color="auto"/>
      </w:divBdr>
    </w:div>
    <w:div w:id="86316164">
      <w:bodyDiv w:val="1"/>
      <w:marLeft w:val="0"/>
      <w:marRight w:val="0"/>
      <w:marTop w:val="0"/>
      <w:marBottom w:val="0"/>
      <w:divBdr>
        <w:top w:val="none" w:sz="0" w:space="0" w:color="auto"/>
        <w:left w:val="none" w:sz="0" w:space="0" w:color="auto"/>
        <w:bottom w:val="none" w:sz="0" w:space="0" w:color="auto"/>
        <w:right w:val="none" w:sz="0" w:space="0" w:color="auto"/>
      </w:divBdr>
    </w:div>
    <w:div w:id="132211588">
      <w:bodyDiv w:val="1"/>
      <w:marLeft w:val="0"/>
      <w:marRight w:val="0"/>
      <w:marTop w:val="0"/>
      <w:marBottom w:val="0"/>
      <w:divBdr>
        <w:top w:val="none" w:sz="0" w:space="0" w:color="auto"/>
        <w:left w:val="none" w:sz="0" w:space="0" w:color="auto"/>
        <w:bottom w:val="none" w:sz="0" w:space="0" w:color="auto"/>
        <w:right w:val="none" w:sz="0" w:space="0" w:color="auto"/>
      </w:divBdr>
    </w:div>
    <w:div w:id="193926150">
      <w:bodyDiv w:val="1"/>
      <w:marLeft w:val="0"/>
      <w:marRight w:val="0"/>
      <w:marTop w:val="0"/>
      <w:marBottom w:val="0"/>
      <w:divBdr>
        <w:top w:val="none" w:sz="0" w:space="0" w:color="auto"/>
        <w:left w:val="none" w:sz="0" w:space="0" w:color="auto"/>
        <w:bottom w:val="none" w:sz="0" w:space="0" w:color="auto"/>
        <w:right w:val="none" w:sz="0" w:space="0" w:color="auto"/>
      </w:divBdr>
    </w:div>
    <w:div w:id="299770506">
      <w:bodyDiv w:val="1"/>
      <w:marLeft w:val="0"/>
      <w:marRight w:val="0"/>
      <w:marTop w:val="0"/>
      <w:marBottom w:val="0"/>
      <w:divBdr>
        <w:top w:val="none" w:sz="0" w:space="0" w:color="auto"/>
        <w:left w:val="none" w:sz="0" w:space="0" w:color="auto"/>
        <w:bottom w:val="none" w:sz="0" w:space="0" w:color="auto"/>
        <w:right w:val="none" w:sz="0" w:space="0" w:color="auto"/>
      </w:divBdr>
    </w:div>
    <w:div w:id="409500778">
      <w:bodyDiv w:val="1"/>
      <w:marLeft w:val="0"/>
      <w:marRight w:val="0"/>
      <w:marTop w:val="0"/>
      <w:marBottom w:val="0"/>
      <w:divBdr>
        <w:top w:val="none" w:sz="0" w:space="0" w:color="auto"/>
        <w:left w:val="none" w:sz="0" w:space="0" w:color="auto"/>
        <w:bottom w:val="none" w:sz="0" w:space="0" w:color="auto"/>
        <w:right w:val="none" w:sz="0" w:space="0" w:color="auto"/>
      </w:divBdr>
    </w:div>
    <w:div w:id="447284776">
      <w:bodyDiv w:val="1"/>
      <w:marLeft w:val="0"/>
      <w:marRight w:val="0"/>
      <w:marTop w:val="0"/>
      <w:marBottom w:val="0"/>
      <w:divBdr>
        <w:top w:val="none" w:sz="0" w:space="0" w:color="auto"/>
        <w:left w:val="none" w:sz="0" w:space="0" w:color="auto"/>
        <w:bottom w:val="none" w:sz="0" w:space="0" w:color="auto"/>
        <w:right w:val="none" w:sz="0" w:space="0" w:color="auto"/>
      </w:divBdr>
    </w:div>
    <w:div w:id="602805130">
      <w:bodyDiv w:val="1"/>
      <w:marLeft w:val="0"/>
      <w:marRight w:val="0"/>
      <w:marTop w:val="0"/>
      <w:marBottom w:val="0"/>
      <w:divBdr>
        <w:top w:val="none" w:sz="0" w:space="0" w:color="auto"/>
        <w:left w:val="none" w:sz="0" w:space="0" w:color="auto"/>
        <w:bottom w:val="none" w:sz="0" w:space="0" w:color="auto"/>
        <w:right w:val="none" w:sz="0" w:space="0" w:color="auto"/>
      </w:divBdr>
    </w:div>
    <w:div w:id="656156029">
      <w:bodyDiv w:val="1"/>
      <w:marLeft w:val="0"/>
      <w:marRight w:val="0"/>
      <w:marTop w:val="0"/>
      <w:marBottom w:val="0"/>
      <w:divBdr>
        <w:top w:val="none" w:sz="0" w:space="0" w:color="auto"/>
        <w:left w:val="none" w:sz="0" w:space="0" w:color="auto"/>
        <w:bottom w:val="none" w:sz="0" w:space="0" w:color="auto"/>
        <w:right w:val="none" w:sz="0" w:space="0" w:color="auto"/>
      </w:divBdr>
    </w:div>
    <w:div w:id="662856940">
      <w:bodyDiv w:val="1"/>
      <w:marLeft w:val="0"/>
      <w:marRight w:val="0"/>
      <w:marTop w:val="0"/>
      <w:marBottom w:val="0"/>
      <w:divBdr>
        <w:top w:val="none" w:sz="0" w:space="0" w:color="auto"/>
        <w:left w:val="none" w:sz="0" w:space="0" w:color="auto"/>
        <w:bottom w:val="none" w:sz="0" w:space="0" w:color="auto"/>
        <w:right w:val="none" w:sz="0" w:space="0" w:color="auto"/>
      </w:divBdr>
    </w:div>
    <w:div w:id="804929526">
      <w:bodyDiv w:val="1"/>
      <w:marLeft w:val="0"/>
      <w:marRight w:val="0"/>
      <w:marTop w:val="0"/>
      <w:marBottom w:val="0"/>
      <w:divBdr>
        <w:top w:val="none" w:sz="0" w:space="0" w:color="auto"/>
        <w:left w:val="none" w:sz="0" w:space="0" w:color="auto"/>
        <w:bottom w:val="none" w:sz="0" w:space="0" w:color="auto"/>
        <w:right w:val="none" w:sz="0" w:space="0" w:color="auto"/>
      </w:divBdr>
    </w:div>
    <w:div w:id="813526680">
      <w:bodyDiv w:val="1"/>
      <w:marLeft w:val="0"/>
      <w:marRight w:val="0"/>
      <w:marTop w:val="0"/>
      <w:marBottom w:val="0"/>
      <w:divBdr>
        <w:top w:val="none" w:sz="0" w:space="0" w:color="auto"/>
        <w:left w:val="none" w:sz="0" w:space="0" w:color="auto"/>
        <w:bottom w:val="none" w:sz="0" w:space="0" w:color="auto"/>
        <w:right w:val="none" w:sz="0" w:space="0" w:color="auto"/>
      </w:divBdr>
    </w:div>
    <w:div w:id="827551432">
      <w:bodyDiv w:val="1"/>
      <w:marLeft w:val="0"/>
      <w:marRight w:val="0"/>
      <w:marTop w:val="0"/>
      <w:marBottom w:val="0"/>
      <w:divBdr>
        <w:top w:val="none" w:sz="0" w:space="0" w:color="auto"/>
        <w:left w:val="none" w:sz="0" w:space="0" w:color="auto"/>
        <w:bottom w:val="none" w:sz="0" w:space="0" w:color="auto"/>
        <w:right w:val="none" w:sz="0" w:space="0" w:color="auto"/>
      </w:divBdr>
    </w:div>
    <w:div w:id="926618628">
      <w:bodyDiv w:val="1"/>
      <w:marLeft w:val="0"/>
      <w:marRight w:val="0"/>
      <w:marTop w:val="0"/>
      <w:marBottom w:val="0"/>
      <w:divBdr>
        <w:top w:val="none" w:sz="0" w:space="0" w:color="auto"/>
        <w:left w:val="none" w:sz="0" w:space="0" w:color="auto"/>
        <w:bottom w:val="none" w:sz="0" w:space="0" w:color="auto"/>
        <w:right w:val="none" w:sz="0" w:space="0" w:color="auto"/>
      </w:divBdr>
    </w:div>
    <w:div w:id="935988385">
      <w:bodyDiv w:val="1"/>
      <w:marLeft w:val="0"/>
      <w:marRight w:val="0"/>
      <w:marTop w:val="0"/>
      <w:marBottom w:val="0"/>
      <w:divBdr>
        <w:top w:val="none" w:sz="0" w:space="0" w:color="auto"/>
        <w:left w:val="none" w:sz="0" w:space="0" w:color="auto"/>
        <w:bottom w:val="none" w:sz="0" w:space="0" w:color="auto"/>
        <w:right w:val="none" w:sz="0" w:space="0" w:color="auto"/>
      </w:divBdr>
    </w:div>
    <w:div w:id="1015300507">
      <w:bodyDiv w:val="1"/>
      <w:marLeft w:val="0"/>
      <w:marRight w:val="0"/>
      <w:marTop w:val="0"/>
      <w:marBottom w:val="0"/>
      <w:divBdr>
        <w:top w:val="none" w:sz="0" w:space="0" w:color="auto"/>
        <w:left w:val="none" w:sz="0" w:space="0" w:color="auto"/>
        <w:bottom w:val="none" w:sz="0" w:space="0" w:color="auto"/>
        <w:right w:val="none" w:sz="0" w:space="0" w:color="auto"/>
      </w:divBdr>
    </w:div>
    <w:div w:id="1054088619">
      <w:bodyDiv w:val="1"/>
      <w:marLeft w:val="0"/>
      <w:marRight w:val="0"/>
      <w:marTop w:val="0"/>
      <w:marBottom w:val="0"/>
      <w:divBdr>
        <w:top w:val="none" w:sz="0" w:space="0" w:color="auto"/>
        <w:left w:val="none" w:sz="0" w:space="0" w:color="auto"/>
        <w:bottom w:val="none" w:sz="0" w:space="0" w:color="auto"/>
        <w:right w:val="none" w:sz="0" w:space="0" w:color="auto"/>
      </w:divBdr>
    </w:div>
    <w:div w:id="1138179988">
      <w:bodyDiv w:val="1"/>
      <w:marLeft w:val="0"/>
      <w:marRight w:val="0"/>
      <w:marTop w:val="0"/>
      <w:marBottom w:val="0"/>
      <w:divBdr>
        <w:top w:val="none" w:sz="0" w:space="0" w:color="auto"/>
        <w:left w:val="none" w:sz="0" w:space="0" w:color="auto"/>
        <w:bottom w:val="none" w:sz="0" w:space="0" w:color="auto"/>
        <w:right w:val="none" w:sz="0" w:space="0" w:color="auto"/>
      </w:divBdr>
    </w:div>
    <w:div w:id="1156606931">
      <w:bodyDiv w:val="1"/>
      <w:marLeft w:val="0"/>
      <w:marRight w:val="0"/>
      <w:marTop w:val="0"/>
      <w:marBottom w:val="0"/>
      <w:divBdr>
        <w:top w:val="none" w:sz="0" w:space="0" w:color="auto"/>
        <w:left w:val="none" w:sz="0" w:space="0" w:color="auto"/>
        <w:bottom w:val="none" w:sz="0" w:space="0" w:color="auto"/>
        <w:right w:val="none" w:sz="0" w:space="0" w:color="auto"/>
      </w:divBdr>
    </w:div>
    <w:div w:id="1203129666">
      <w:bodyDiv w:val="1"/>
      <w:marLeft w:val="0"/>
      <w:marRight w:val="0"/>
      <w:marTop w:val="0"/>
      <w:marBottom w:val="0"/>
      <w:divBdr>
        <w:top w:val="none" w:sz="0" w:space="0" w:color="auto"/>
        <w:left w:val="none" w:sz="0" w:space="0" w:color="auto"/>
        <w:bottom w:val="none" w:sz="0" w:space="0" w:color="auto"/>
        <w:right w:val="none" w:sz="0" w:space="0" w:color="auto"/>
      </w:divBdr>
    </w:div>
    <w:div w:id="1246189791">
      <w:bodyDiv w:val="1"/>
      <w:marLeft w:val="0"/>
      <w:marRight w:val="0"/>
      <w:marTop w:val="0"/>
      <w:marBottom w:val="0"/>
      <w:divBdr>
        <w:top w:val="none" w:sz="0" w:space="0" w:color="auto"/>
        <w:left w:val="none" w:sz="0" w:space="0" w:color="auto"/>
        <w:bottom w:val="none" w:sz="0" w:space="0" w:color="auto"/>
        <w:right w:val="none" w:sz="0" w:space="0" w:color="auto"/>
      </w:divBdr>
    </w:div>
    <w:div w:id="1275282969">
      <w:bodyDiv w:val="1"/>
      <w:marLeft w:val="0"/>
      <w:marRight w:val="0"/>
      <w:marTop w:val="0"/>
      <w:marBottom w:val="0"/>
      <w:divBdr>
        <w:top w:val="none" w:sz="0" w:space="0" w:color="auto"/>
        <w:left w:val="none" w:sz="0" w:space="0" w:color="auto"/>
        <w:bottom w:val="none" w:sz="0" w:space="0" w:color="auto"/>
        <w:right w:val="none" w:sz="0" w:space="0" w:color="auto"/>
      </w:divBdr>
      <w:divsChild>
        <w:div w:id="1494031889">
          <w:marLeft w:val="0"/>
          <w:marRight w:val="0"/>
          <w:marTop w:val="0"/>
          <w:marBottom w:val="0"/>
          <w:divBdr>
            <w:top w:val="none" w:sz="0" w:space="0" w:color="B3B300"/>
            <w:left w:val="none" w:sz="0" w:space="0" w:color="B3B300"/>
            <w:bottom w:val="none" w:sz="0" w:space="0" w:color="B3B300"/>
            <w:right w:val="none" w:sz="0" w:space="0" w:color="B3B300"/>
          </w:divBdr>
        </w:div>
        <w:div w:id="329481064">
          <w:marLeft w:val="0"/>
          <w:marRight w:val="0"/>
          <w:marTop w:val="0"/>
          <w:marBottom w:val="0"/>
          <w:divBdr>
            <w:top w:val="none" w:sz="0" w:space="0" w:color="B3B300"/>
            <w:left w:val="none" w:sz="0" w:space="0" w:color="B3B300"/>
            <w:bottom w:val="none" w:sz="0" w:space="0" w:color="B3B300"/>
            <w:right w:val="none" w:sz="0" w:space="0" w:color="B3B300"/>
          </w:divBdr>
        </w:div>
        <w:div w:id="2063557098">
          <w:marLeft w:val="0"/>
          <w:marRight w:val="0"/>
          <w:marTop w:val="0"/>
          <w:marBottom w:val="0"/>
          <w:divBdr>
            <w:top w:val="none" w:sz="0" w:space="0" w:color="B3B300"/>
            <w:left w:val="none" w:sz="0" w:space="0" w:color="B3B300"/>
            <w:bottom w:val="none" w:sz="0" w:space="0" w:color="B3B300"/>
            <w:right w:val="none" w:sz="0" w:space="0" w:color="B3B300"/>
          </w:divBdr>
        </w:div>
        <w:div w:id="1757441217">
          <w:marLeft w:val="0"/>
          <w:marRight w:val="0"/>
          <w:marTop w:val="0"/>
          <w:marBottom w:val="0"/>
          <w:divBdr>
            <w:top w:val="none" w:sz="0" w:space="0" w:color="B3B300"/>
            <w:left w:val="none" w:sz="0" w:space="0" w:color="B3B300"/>
            <w:bottom w:val="none" w:sz="0" w:space="0" w:color="B3B300"/>
            <w:right w:val="none" w:sz="0" w:space="0" w:color="B3B300"/>
          </w:divBdr>
        </w:div>
        <w:div w:id="1550996363">
          <w:marLeft w:val="0"/>
          <w:marRight w:val="0"/>
          <w:marTop w:val="0"/>
          <w:marBottom w:val="0"/>
          <w:divBdr>
            <w:top w:val="none" w:sz="0" w:space="0" w:color="B3B300"/>
            <w:left w:val="none" w:sz="0" w:space="0" w:color="B3B300"/>
            <w:bottom w:val="none" w:sz="0" w:space="0" w:color="B3B300"/>
            <w:right w:val="none" w:sz="0" w:space="0" w:color="B3B300"/>
          </w:divBdr>
        </w:div>
        <w:div w:id="374013983">
          <w:marLeft w:val="0"/>
          <w:marRight w:val="0"/>
          <w:marTop w:val="0"/>
          <w:marBottom w:val="0"/>
          <w:divBdr>
            <w:top w:val="none" w:sz="0" w:space="0" w:color="B3B300"/>
            <w:left w:val="none" w:sz="0" w:space="0" w:color="B3B300"/>
            <w:bottom w:val="none" w:sz="0" w:space="0" w:color="B3B300"/>
            <w:right w:val="none" w:sz="0" w:space="0" w:color="B3B300"/>
          </w:divBdr>
        </w:div>
        <w:div w:id="786702073">
          <w:marLeft w:val="0"/>
          <w:marRight w:val="0"/>
          <w:marTop w:val="0"/>
          <w:marBottom w:val="0"/>
          <w:divBdr>
            <w:top w:val="none" w:sz="0" w:space="0" w:color="B3B300"/>
            <w:left w:val="none" w:sz="0" w:space="0" w:color="B3B300"/>
            <w:bottom w:val="none" w:sz="0" w:space="0" w:color="B3B300"/>
            <w:right w:val="none" w:sz="0" w:space="0" w:color="B3B300"/>
          </w:divBdr>
        </w:div>
        <w:div w:id="947930644">
          <w:marLeft w:val="0"/>
          <w:marRight w:val="0"/>
          <w:marTop w:val="0"/>
          <w:marBottom w:val="0"/>
          <w:divBdr>
            <w:top w:val="none" w:sz="0" w:space="0" w:color="B3B300"/>
            <w:left w:val="none" w:sz="0" w:space="0" w:color="B3B300"/>
            <w:bottom w:val="none" w:sz="0" w:space="0" w:color="B3B300"/>
            <w:right w:val="none" w:sz="0" w:space="0" w:color="B3B300"/>
          </w:divBdr>
        </w:div>
        <w:div w:id="85806389">
          <w:marLeft w:val="0"/>
          <w:marRight w:val="0"/>
          <w:marTop w:val="0"/>
          <w:marBottom w:val="0"/>
          <w:divBdr>
            <w:top w:val="none" w:sz="0" w:space="0" w:color="B3B300"/>
            <w:left w:val="none" w:sz="0" w:space="0" w:color="B3B300"/>
            <w:bottom w:val="none" w:sz="0" w:space="0" w:color="B3B300"/>
            <w:right w:val="none" w:sz="0" w:space="0" w:color="B3B300"/>
          </w:divBdr>
        </w:div>
        <w:div w:id="356779176">
          <w:marLeft w:val="0"/>
          <w:marRight w:val="0"/>
          <w:marTop w:val="0"/>
          <w:marBottom w:val="0"/>
          <w:divBdr>
            <w:top w:val="none" w:sz="0" w:space="0" w:color="B3B300"/>
            <w:left w:val="none" w:sz="0" w:space="0" w:color="B3B300"/>
            <w:bottom w:val="none" w:sz="0" w:space="0" w:color="B3B300"/>
            <w:right w:val="none" w:sz="0" w:space="0" w:color="B3B300"/>
          </w:divBdr>
        </w:div>
        <w:div w:id="844318195">
          <w:marLeft w:val="0"/>
          <w:marRight w:val="0"/>
          <w:marTop w:val="0"/>
          <w:marBottom w:val="0"/>
          <w:divBdr>
            <w:top w:val="none" w:sz="0" w:space="0" w:color="B3B300"/>
            <w:left w:val="none" w:sz="0" w:space="0" w:color="B3B300"/>
            <w:bottom w:val="none" w:sz="0" w:space="0" w:color="B3B300"/>
            <w:right w:val="none" w:sz="0" w:space="0" w:color="B3B300"/>
          </w:divBdr>
        </w:div>
        <w:div w:id="227107381">
          <w:marLeft w:val="0"/>
          <w:marRight w:val="0"/>
          <w:marTop w:val="0"/>
          <w:marBottom w:val="0"/>
          <w:divBdr>
            <w:top w:val="none" w:sz="0" w:space="0" w:color="B3B300"/>
            <w:left w:val="none" w:sz="0" w:space="0" w:color="B3B300"/>
            <w:bottom w:val="none" w:sz="0" w:space="0" w:color="B3B300"/>
            <w:right w:val="none" w:sz="0" w:space="0" w:color="B3B300"/>
          </w:divBdr>
        </w:div>
        <w:div w:id="1071193643">
          <w:marLeft w:val="0"/>
          <w:marRight w:val="0"/>
          <w:marTop w:val="0"/>
          <w:marBottom w:val="0"/>
          <w:divBdr>
            <w:top w:val="none" w:sz="0" w:space="0" w:color="B3B300"/>
            <w:left w:val="none" w:sz="0" w:space="0" w:color="B3B300"/>
            <w:bottom w:val="none" w:sz="0" w:space="0" w:color="B3B300"/>
            <w:right w:val="none" w:sz="0" w:space="0" w:color="B3B300"/>
          </w:divBdr>
        </w:div>
        <w:div w:id="1908956453">
          <w:marLeft w:val="0"/>
          <w:marRight w:val="0"/>
          <w:marTop w:val="0"/>
          <w:marBottom w:val="0"/>
          <w:divBdr>
            <w:top w:val="none" w:sz="0" w:space="0" w:color="B3B300"/>
            <w:left w:val="none" w:sz="0" w:space="0" w:color="B3B300"/>
            <w:bottom w:val="none" w:sz="0" w:space="0" w:color="B3B300"/>
            <w:right w:val="none" w:sz="0" w:space="0" w:color="B3B300"/>
          </w:divBdr>
        </w:div>
        <w:div w:id="1899826393">
          <w:marLeft w:val="0"/>
          <w:marRight w:val="0"/>
          <w:marTop w:val="0"/>
          <w:marBottom w:val="0"/>
          <w:divBdr>
            <w:top w:val="none" w:sz="0" w:space="0" w:color="B3B300"/>
            <w:left w:val="none" w:sz="0" w:space="0" w:color="B3B300"/>
            <w:bottom w:val="none" w:sz="0" w:space="0" w:color="B3B300"/>
            <w:right w:val="none" w:sz="0" w:space="0" w:color="B3B300"/>
          </w:divBdr>
        </w:div>
        <w:div w:id="1714694749">
          <w:marLeft w:val="0"/>
          <w:marRight w:val="0"/>
          <w:marTop w:val="0"/>
          <w:marBottom w:val="0"/>
          <w:divBdr>
            <w:top w:val="none" w:sz="0" w:space="0" w:color="B3B300"/>
            <w:left w:val="none" w:sz="0" w:space="0" w:color="B3B300"/>
            <w:bottom w:val="none" w:sz="0" w:space="0" w:color="B3B300"/>
            <w:right w:val="none" w:sz="0" w:space="0" w:color="B3B300"/>
          </w:divBdr>
        </w:div>
        <w:div w:id="927689692">
          <w:marLeft w:val="0"/>
          <w:marRight w:val="0"/>
          <w:marTop w:val="0"/>
          <w:marBottom w:val="0"/>
          <w:divBdr>
            <w:top w:val="none" w:sz="0" w:space="0" w:color="B3B300"/>
            <w:left w:val="none" w:sz="0" w:space="0" w:color="B3B300"/>
            <w:bottom w:val="none" w:sz="0" w:space="0" w:color="B3B300"/>
            <w:right w:val="none" w:sz="0" w:space="0" w:color="B3B300"/>
          </w:divBdr>
        </w:div>
        <w:div w:id="1990554862">
          <w:marLeft w:val="0"/>
          <w:marRight w:val="0"/>
          <w:marTop w:val="0"/>
          <w:marBottom w:val="0"/>
          <w:divBdr>
            <w:top w:val="none" w:sz="0" w:space="0" w:color="B3B300"/>
            <w:left w:val="none" w:sz="0" w:space="0" w:color="B3B300"/>
            <w:bottom w:val="none" w:sz="0" w:space="0" w:color="B3B300"/>
            <w:right w:val="none" w:sz="0" w:space="0" w:color="B3B300"/>
          </w:divBdr>
        </w:div>
        <w:div w:id="173688470">
          <w:marLeft w:val="0"/>
          <w:marRight w:val="0"/>
          <w:marTop w:val="0"/>
          <w:marBottom w:val="0"/>
          <w:divBdr>
            <w:top w:val="none" w:sz="0" w:space="0" w:color="B3B300"/>
            <w:left w:val="none" w:sz="0" w:space="0" w:color="B3B300"/>
            <w:bottom w:val="none" w:sz="0" w:space="0" w:color="B3B300"/>
            <w:right w:val="none" w:sz="0" w:space="0" w:color="B3B300"/>
          </w:divBdr>
        </w:div>
        <w:div w:id="119223789">
          <w:marLeft w:val="0"/>
          <w:marRight w:val="0"/>
          <w:marTop w:val="0"/>
          <w:marBottom w:val="0"/>
          <w:divBdr>
            <w:top w:val="none" w:sz="0" w:space="0" w:color="B3B300"/>
            <w:left w:val="none" w:sz="0" w:space="0" w:color="B3B300"/>
            <w:bottom w:val="none" w:sz="0" w:space="0" w:color="B3B300"/>
            <w:right w:val="none" w:sz="0" w:space="0" w:color="B3B300"/>
          </w:divBdr>
        </w:div>
        <w:div w:id="1579024613">
          <w:marLeft w:val="0"/>
          <w:marRight w:val="0"/>
          <w:marTop w:val="0"/>
          <w:marBottom w:val="0"/>
          <w:divBdr>
            <w:top w:val="none" w:sz="0" w:space="0" w:color="B3B300"/>
            <w:left w:val="none" w:sz="0" w:space="0" w:color="B3B300"/>
            <w:bottom w:val="none" w:sz="0" w:space="0" w:color="B3B300"/>
            <w:right w:val="none" w:sz="0" w:space="0" w:color="B3B300"/>
          </w:divBdr>
        </w:div>
        <w:div w:id="1547913314">
          <w:marLeft w:val="0"/>
          <w:marRight w:val="0"/>
          <w:marTop w:val="0"/>
          <w:marBottom w:val="0"/>
          <w:divBdr>
            <w:top w:val="none" w:sz="0" w:space="0" w:color="B3B300"/>
            <w:left w:val="none" w:sz="0" w:space="0" w:color="B3B300"/>
            <w:bottom w:val="none" w:sz="0" w:space="0" w:color="B3B300"/>
            <w:right w:val="none" w:sz="0" w:space="0" w:color="B3B300"/>
          </w:divBdr>
        </w:div>
        <w:div w:id="2123306093">
          <w:marLeft w:val="0"/>
          <w:marRight w:val="0"/>
          <w:marTop w:val="0"/>
          <w:marBottom w:val="0"/>
          <w:divBdr>
            <w:top w:val="none" w:sz="0" w:space="0" w:color="B3B300"/>
            <w:left w:val="none" w:sz="0" w:space="0" w:color="B3B300"/>
            <w:bottom w:val="none" w:sz="0" w:space="0" w:color="B3B300"/>
            <w:right w:val="none" w:sz="0" w:space="0" w:color="B3B300"/>
          </w:divBdr>
        </w:div>
        <w:div w:id="500779869">
          <w:marLeft w:val="0"/>
          <w:marRight w:val="0"/>
          <w:marTop w:val="0"/>
          <w:marBottom w:val="0"/>
          <w:divBdr>
            <w:top w:val="none" w:sz="0" w:space="0" w:color="B3B300"/>
            <w:left w:val="none" w:sz="0" w:space="0" w:color="B3B300"/>
            <w:bottom w:val="none" w:sz="0" w:space="0" w:color="B3B300"/>
            <w:right w:val="none" w:sz="0" w:space="0" w:color="B3B300"/>
          </w:divBdr>
        </w:div>
        <w:div w:id="1365014864">
          <w:marLeft w:val="0"/>
          <w:marRight w:val="0"/>
          <w:marTop w:val="0"/>
          <w:marBottom w:val="0"/>
          <w:divBdr>
            <w:top w:val="none" w:sz="0" w:space="0" w:color="B3B300"/>
            <w:left w:val="none" w:sz="0" w:space="0" w:color="B3B300"/>
            <w:bottom w:val="none" w:sz="0" w:space="0" w:color="B3B300"/>
            <w:right w:val="none" w:sz="0" w:space="0" w:color="B3B300"/>
          </w:divBdr>
        </w:div>
        <w:div w:id="737050217">
          <w:marLeft w:val="0"/>
          <w:marRight w:val="0"/>
          <w:marTop w:val="0"/>
          <w:marBottom w:val="0"/>
          <w:divBdr>
            <w:top w:val="none" w:sz="0" w:space="0" w:color="B3B300"/>
            <w:left w:val="none" w:sz="0" w:space="0" w:color="B3B300"/>
            <w:bottom w:val="none" w:sz="0" w:space="0" w:color="B3B300"/>
            <w:right w:val="none" w:sz="0" w:space="0" w:color="B3B300"/>
          </w:divBdr>
        </w:div>
        <w:div w:id="535431084">
          <w:marLeft w:val="0"/>
          <w:marRight w:val="0"/>
          <w:marTop w:val="0"/>
          <w:marBottom w:val="0"/>
          <w:divBdr>
            <w:top w:val="none" w:sz="0" w:space="0" w:color="B3B300"/>
            <w:left w:val="none" w:sz="0" w:space="0" w:color="B3B300"/>
            <w:bottom w:val="none" w:sz="0" w:space="0" w:color="B3B300"/>
            <w:right w:val="none" w:sz="0" w:space="0" w:color="B3B300"/>
          </w:divBdr>
        </w:div>
        <w:div w:id="1395083901">
          <w:marLeft w:val="0"/>
          <w:marRight w:val="0"/>
          <w:marTop w:val="0"/>
          <w:marBottom w:val="0"/>
          <w:divBdr>
            <w:top w:val="none" w:sz="0" w:space="0" w:color="B3B300"/>
            <w:left w:val="none" w:sz="0" w:space="0" w:color="B3B300"/>
            <w:bottom w:val="none" w:sz="0" w:space="0" w:color="B3B300"/>
            <w:right w:val="none" w:sz="0" w:space="0" w:color="B3B300"/>
          </w:divBdr>
        </w:div>
      </w:divsChild>
    </w:div>
    <w:div w:id="1477213880">
      <w:bodyDiv w:val="1"/>
      <w:marLeft w:val="0"/>
      <w:marRight w:val="0"/>
      <w:marTop w:val="0"/>
      <w:marBottom w:val="0"/>
      <w:divBdr>
        <w:top w:val="none" w:sz="0" w:space="0" w:color="auto"/>
        <w:left w:val="none" w:sz="0" w:space="0" w:color="auto"/>
        <w:bottom w:val="none" w:sz="0" w:space="0" w:color="auto"/>
        <w:right w:val="none" w:sz="0" w:space="0" w:color="auto"/>
      </w:divBdr>
    </w:div>
    <w:div w:id="1569146052">
      <w:bodyDiv w:val="1"/>
      <w:marLeft w:val="0"/>
      <w:marRight w:val="0"/>
      <w:marTop w:val="0"/>
      <w:marBottom w:val="0"/>
      <w:divBdr>
        <w:top w:val="none" w:sz="0" w:space="0" w:color="auto"/>
        <w:left w:val="none" w:sz="0" w:space="0" w:color="auto"/>
        <w:bottom w:val="none" w:sz="0" w:space="0" w:color="auto"/>
        <w:right w:val="none" w:sz="0" w:space="0" w:color="auto"/>
      </w:divBdr>
    </w:div>
    <w:div w:id="1573201304">
      <w:bodyDiv w:val="1"/>
      <w:marLeft w:val="0"/>
      <w:marRight w:val="0"/>
      <w:marTop w:val="0"/>
      <w:marBottom w:val="0"/>
      <w:divBdr>
        <w:top w:val="none" w:sz="0" w:space="0" w:color="auto"/>
        <w:left w:val="none" w:sz="0" w:space="0" w:color="auto"/>
        <w:bottom w:val="none" w:sz="0" w:space="0" w:color="auto"/>
        <w:right w:val="none" w:sz="0" w:space="0" w:color="auto"/>
      </w:divBdr>
    </w:div>
    <w:div w:id="1604918316">
      <w:bodyDiv w:val="1"/>
      <w:marLeft w:val="0"/>
      <w:marRight w:val="0"/>
      <w:marTop w:val="0"/>
      <w:marBottom w:val="0"/>
      <w:divBdr>
        <w:top w:val="none" w:sz="0" w:space="0" w:color="auto"/>
        <w:left w:val="none" w:sz="0" w:space="0" w:color="auto"/>
        <w:bottom w:val="none" w:sz="0" w:space="0" w:color="auto"/>
        <w:right w:val="none" w:sz="0" w:space="0" w:color="auto"/>
      </w:divBdr>
    </w:div>
    <w:div w:id="1636331066">
      <w:bodyDiv w:val="1"/>
      <w:marLeft w:val="0"/>
      <w:marRight w:val="0"/>
      <w:marTop w:val="0"/>
      <w:marBottom w:val="0"/>
      <w:divBdr>
        <w:top w:val="none" w:sz="0" w:space="0" w:color="auto"/>
        <w:left w:val="none" w:sz="0" w:space="0" w:color="auto"/>
        <w:bottom w:val="none" w:sz="0" w:space="0" w:color="auto"/>
        <w:right w:val="none" w:sz="0" w:space="0" w:color="auto"/>
      </w:divBdr>
    </w:div>
    <w:div w:id="1747536985">
      <w:bodyDiv w:val="1"/>
      <w:marLeft w:val="0"/>
      <w:marRight w:val="0"/>
      <w:marTop w:val="0"/>
      <w:marBottom w:val="0"/>
      <w:divBdr>
        <w:top w:val="none" w:sz="0" w:space="0" w:color="auto"/>
        <w:left w:val="none" w:sz="0" w:space="0" w:color="auto"/>
        <w:bottom w:val="none" w:sz="0" w:space="0" w:color="auto"/>
        <w:right w:val="none" w:sz="0" w:space="0" w:color="auto"/>
      </w:divBdr>
    </w:div>
    <w:div w:id="1837456414">
      <w:bodyDiv w:val="1"/>
      <w:marLeft w:val="0"/>
      <w:marRight w:val="0"/>
      <w:marTop w:val="0"/>
      <w:marBottom w:val="0"/>
      <w:divBdr>
        <w:top w:val="none" w:sz="0" w:space="0" w:color="auto"/>
        <w:left w:val="none" w:sz="0" w:space="0" w:color="auto"/>
        <w:bottom w:val="none" w:sz="0" w:space="0" w:color="auto"/>
        <w:right w:val="none" w:sz="0" w:space="0" w:color="auto"/>
      </w:divBdr>
    </w:div>
    <w:div w:id="1913613895">
      <w:bodyDiv w:val="1"/>
      <w:marLeft w:val="0"/>
      <w:marRight w:val="0"/>
      <w:marTop w:val="0"/>
      <w:marBottom w:val="0"/>
      <w:divBdr>
        <w:top w:val="none" w:sz="0" w:space="0" w:color="auto"/>
        <w:left w:val="none" w:sz="0" w:space="0" w:color="auto"/>
        <w:bottom w:val="none" w:sz="0" w:space="0" w:color="auto"/>
        <w:right w:val="none" w:sz="0" w:space="0" w:color="auto"/>
      </w:divBdr>
    </w:div>
    <w:div w:id="1916890006">
      <w:bodyDiv w:val="1"/>
      <w:marLeft w:val="0"/>
      <w:marRight w:val="0"/>
      <w:marTop w:val="0"/>
      <w:marBottom w:val="0"/>
      <w:divBdr>
        <w:top w:val="none" w:sz="0" w:space="0" w:color="auto"/>
        <w:left w:val="none" w:sz="0" w:space="0" w:color="auto"/>
        <w:bottom w:val="none" w:sz="0" w:space="0" w:color="auto"/>
        <w:right w:val="none" w:sz="0" w:space="0" w:color="auto"/>
      </w:divBdr>
    </w:div>
    <w:div w:id="1968582765">
      <w:bodyDiv w:val="1"/>
      <w:marLeft w:val="0"/>
      <w:marRight w:val="0"/>
      <w:marTop w:val="0"/>
      <w:marBottom w:val="0"/>
      <w:divBdr>
        <w:top w:val="none" w:sz="0" w:space="0" w:color="auto"/>
        <w:left w:val="none" w:sz="0" w:space="0" w:color="auto"/>
        <w:bottom w:val="none" w:sz="0" w:space="0" w:color="auto"/>
        <w:right w:val="none" w:sz="0" w:space="0" w:color="auto"/>
      </w:divBdr>
    </w:div>
    <w:div w:id="2016877579">
      <w:bodyDiv w:val="1"/>
      <w:marLeft w:val="0"/>
      <w:marRight w:val="0"/>
      <w:marTop w:val="0"/>
      <w:marBottom w:val="0"/>
      <w:divBdr>
        <w:top w:val="none" w:sz="0" w:space="0" w:color="auto"/>
        <w:left w:val="none" w:sz="0" w:space="0" w:color="auto"/>
        <w:bottom w:val="none" w:sz="0" w:space="0" w:color="auto"/>
        <w:right w:val="none" w:sz="0" w:space="0" w:color="auto"/>
      </w:divBdr>
    </w:div>
    <w:div w:id="2098095159">
      <w:bodyDiv w:val="1"/>
      <w:marLeft w:val="0"/>
      <w:marRight w:val="0"/>
      <w:marTop w:val="0"/>
      <w:marBottom w:val="0"/>
      <w:divBdr>
        <w:top w:val="none" w:sz="0" w:space="0" w:color="auto"/>
        <w:left w:val="none" w:sz="0" w:space="0" w:color="auto"/>
        <w:bottom w:val="none" w:sz="0" w:space="0" w:color="auto"/>
        <w:right w:val="none" w:sz="0" w:space="0" w:color="auto"/>
      </w:divBdr>
    </w:div>
    <w:div w:id="212299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whatuora.govt.nz/for-health-professionals/data-and-statistics/nz-health-statistics/national-collections-and-surveys/collections/national-minimum-dataset-hospital-event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extranet.who.int/ncdccs/Data/NIU_D1_NZGG-management-of-type-2-diabetes-web.pdf" TargetMode="External"/><Relationship Id="rId4" Type="http://schemas.openxmlformats.org/officeDocument/2006/relationships/settings" Target="settings.xml"/><Relationship Id="rId9" Type="http://schemas.openxmlformats.org/officeDocument/2006/relationships/hyperlink" Target="https://github.com/minhha0510/NewZealand--5ARi-uses-and-diabetes-risk"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DB5C7E-8BE7-8145-B494-6575FC8D9451}">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3EA62-E1F8-4464-80B6-A7F4FB0E2E7D}">
  <ds:schemaRefs>
    <ds:schemaRef ds:uri="http://schemas.openxmlformats.org/officeDocument/2006/bibliography"/>
  </ds:schemaRefs>
</ds:datastoreItem>
</file>

<file path=docMetadata/LabelInfo.xml><?xml version="1.0" encoding="utf-8"?>
<clbl:labelList xmlns:clbl="http://schemas.microsoft.com/office/2020/mipLabelMetadata">
  <clbl:label id="{ba5a7f39-e3be-4ab3-b450-67fa80faecad}" enabled="0" method="" siteId="{ba5a7f39-e3be-4ab3-b450-67fa80faecad}" removed="1"/>
</clbl:labelList>
</file>

<file path=docProps/app.xml><?xml version="1.0" encoding="utf-8"?>
<Properties xmlns="http://schemas.openxmlformats.org/officeDocument/2006/extended-properties" xmlns:vt="http://schemas.openxmlformats.org/officeDocument/2006/docPropsVTypes">
  <Template>Normal</Template>
  <TotalTime>809</TotalTime>
  <Pages>20</Pages>
  <Words>4919</Words>
  <Characters>29745</Characters>
  <Application>Microsoft Office Word</Application>
  <DocSecurity>0</DocSecurity>
  <Lines>623</Lines>
  <Paragraphs>227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Nguyen, Ha M</cp:lastModifiedBy>
  <cp:revision>368</cp:revision>
  <dcterms:created xsi:type="dcterms:W3CDTF">2024-11-14T14:40:00Z</dcterms:created>
  <dcterms:modified xsi:type="dcterms:W3CDTF">2025-12-01T15:38:00Z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documentId_4305</vt:lpwstr>
  </property>
  <property fmtid="{D5CDD505-2E9C-101B-9397-08002B2CF9AE}" pid="3" name="grammarly_documentContext">
    <vt:lpwstr>{"goals":[],"domain":"general","emotions":[],"dialect":"american"}</vt:lpwstr>
  </property>
  <property fmtid="{D5CDD505-2E9C-101B-9397-08002B2CF9AE}" pid="4" name="ZOTERO_PREF_1">
    <vt:lpwstr>&lt;data data-version="3" zotero-version="6.0.37"&gt;&lt;session id="D5BZHeQo"/&gt;&lt;style id="http://www.zotero.org/styles/heliyon" hasBibliography="1" bibliographyStyleHasBeenSet="1"/&gt;&lt;prefs&gt;&lt;pref name="fieldType" value="Field"/&gt;&lt;pref name="automaticJournalAbbreviat</vt:lpwstr>
  </property>
  <property fmtid="{D5CDD505-2E9C-101B-9397-08002B2CF9AE}" pid="5" name="ZOTERO_PREF_2">
    <vt:lpwstr>ions" value="true"/&gt;&lt;/prefs&gt;&lt;/data&gt;</vt:lpwstr>
  </property>
</Properties>
</file>